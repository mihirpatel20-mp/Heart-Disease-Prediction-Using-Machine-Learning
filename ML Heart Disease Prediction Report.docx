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D4A34" w14:textId="3907E0B9" w:rsidR="004A5476" w:rsidRDefault="004A5476"/>
    <w:sdt>
      <w:sdtPr>
        <w:id w:val="-1244029629"/>
        <w:docPartObj>
          <w:docPartGallery w:val="Cover Pages"/>
          <w:docPartUnique/>
        </w:docPartObj>
      </w:sdtPr>
      <w:sdtContent>
        <w:p w14:paraId="51723746" w14:textId="3676A09B" w:rsidR="005C35DB" w:rsidRDefault="005C35DB">
          <w:r>
            <w:rPr>
              <w:noProof/>
            </w:rPr>
            <mc:AlternateContent>
              <mc:Choice Requires="wpg">
                <w:drawing>
                  <wp:anchor distT="0" distB="0" distL="114300" distR="114300" simplePos="0" relativeHeight="251660288" behindDoc="0" locked="0" layoutInCell="1" allowOverlap="1" wp14:anchorId="500F240B" wp14:editId="7FFC2B14">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2064902" w14:textId="4F6304A3" w:rsidR="005C35DB" w:rsidRDefault="000624B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0A1F66B6" w14:textId="7EB3AAA1" w:rsidR="00F26E0F" w:rsidRDefault="00990C1B" w:rsidP="005C35DB">
                                  <w:pPr>
                                    <w:pStyle w:val="NoSpacing"/>
                                    <w:spacing w:line="216" w:lineRule="auto"/>
                                    <w:rPr>
                                      <w:rFonts w:asciiTheme="majorHAnsi" w:hAnsiTheme="majorHAnsi"/>
                                      <w:b/>
                                      <w:bCs/>
                                      <w:caps/>
                                      <w:color w:val="44546A" w:themeColor="text2"/>
                                      <w:sz w:val="36"/>
                                      <w:szCs w:val="36"/>
                                    </w:rPr>
                                  </w:pPr>
                                  <w:r>
                                    <w:rPr>
                                      <w:rFonts w:asciiTheme="majorHAnsi" w:hAnsiTheme="majorHAnsi"/>
                                      <w:caps/>
                                      <w:color w:val="44546A" w:themeColor="text2"/>
                                      <w:sz w:val="52"/>
                                      <w:szCs w:val="52"/>
                                    </w:rPr>
                                    <w:t>machine learning</w:t>
                                  </w:r>
                                </w:p>
                                <w:p w14:paraId="462B8F18" w14:textId="3E036F98" w:rsidR="005C35DB" w:rsidRDefault="005E0990">
                                  <w:pPr>
                                    <w:pStyle w:val="NoSpacing"/>
                                    <w:spacing w:line="216" w:lineRule="auto"/>
                                    <w:rPr>
                                      <w:rFonts w:asciiTheme="majorHAnsi" w:hAnsiTheme="majorHAnsi"/>
                                      <w:caps/>
                                      <w:color w:val="44546A" w:themeColor="text2"/>
                                      <w:sz w:val="96"/>
                                      <w:szCs w:val="96"/>
                                    </w:rPr>
                                  </w:pPr>
                                  <w:r>
                                    <w:rPr>
                                      <w:rFonts w:asciiTheme="majorHAnsi" w:hAnsiTheme="majorHAnsi"/>
                                      <w:b/>
                                      <w:bCs/>
                                      <w:caps/>
                                      <w:color w:val="44546A" w:themeColor="text2"/>
                                      <w:sz w:val="36"/>
                                      <w:szCs w:val="36"/>
                                    </w:rPr>
                                    <w:t xml:space="preserve">Project Report on Heart Disease </w:t>
                                  </w:r>
                                  <w:r w:rsidR="008E0DFB">
                                    <w:rPr>
                                      <w:rFonts w:asciiTheme="majorHAnsi" w:hAnsiTheme="majorHAnsi"/>
                                      <w:b/>
                                      <w:bCs/>
                                      <w:caps/>
                                      <w:color w:val="44546A" w:themeColor="text2"/>
                                      <w:sz w:val="36"/>
                                      <w:szCs w:val="36"/>
                                    </w:rPr>
                                    <w:t>Prediction</w:t>
                                  </w: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0F240B" id="Group 459" o:spid="_x0000_s1026"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02064902" w14:textId="4F6304A3" w:rsidR="005C35DB" w:rsidRDefault="000624B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p w14:paraId="0A1F66B6" w14:textId="7EB3AAA1" w:rsidR="00F26E0F" w:rsidRDefault="00990C1B" w:rsidP="005C35DB">
                            <w:pPr>
                              <w:pStyle w:val="NoSpacing"/>
                              <w:spacing w:line="216" w:lineRule="auto"/>
                              <w:rPr>
                                <w:rFonts w:asciiTheme="majorHAnsi" w:hAnsiTheme="majorHAnsi"/>
                                <w:b/>
                                <w:bCs/>
                                <w:caps/>
                                <w:color w:val="44546A" w:themeColor="text2"/>
                                <w:sz w:val="36"/>
                                <w:szCs w:val="36"/>
                              </w:rPr>
                            </w:pPr>
                            <w:r>
                              <w:rPr>
                                <w:rFonts w:asciiTheme="majorHAnsi" w:hAnsiTheme="majorHAnsi"/>
                                <w:caps/>
                                <w:color w:val="44546A" w:themeColor="text2"/>
                                <w:sz w:val="52"/>
                                <w:szCs w:val="52"/>
                              </w:rPr>
                              <w:t>machine learning</w:t>
                            </w:r>
                          </w:p>
                          <w:p w14:paraId="462B8F18" w14:textId="3E036F98" w:rsidR="005C35DB" w:rsidRDefault="005E0990">
                            <w:pPr>
                              <w:pStyle w:val="NoSpacing"/>
                              <w:spacing w:line="216" w:lineRule="auto"/>
                              <w:rPr>
                                <w:rFonts w:asciiTheme="majorHAnsi" w:hAnsiTheme="majorHAnsi"/>
                                <w:caps/>
                                <w:color w:val="44546A" w:themeColor="text2"/>
                                <w:sz w:val="96"/>
                                <w:szCs w:val="96"/>
                              </w:rPr>
                            </w:pPr>
                            <w:r>
                              <w:rPr>
                                <w:rFonts w:asciiTheme="majorHAnsi" w:hAnsiTheme="majorHAnsi"/>
                                <w:b/>
                                <w:bCs/>
                                <w:caps/>
                                <w:color w:val="44546A" w:themeColor="text2"/>
                                <w:sz w:val="36"/>
                                <w:szCs w:val="36"/>
                              </w:rPr>
                              <w:t xml:space="preserve">Project Report on Heart Disease </w:t>
                            </w:r>
                            <w:r w:rsidR="008E0DFB">
                              <w:rPr>
                                <w:rFonts w:asciiTheme="majorHAnsi" w:hAnsiTheme="majorHAnsi"/>
                                <w:b/>
                                <w:bCs/>
                                <w:caps/>
                                <w:color w:val="44546A" w:themeColor="text2"/>
                                <w:sz w:val="36"/>
                                <w:szCs w:val="36"/>
                              </w:rPr>
                              <w:t>Prediction</w:t>
                            </w:r>
                          </w:p>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7E548CCC" wp14:editId="0CAA56F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F46689F"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413A2AD1" w14:textId="7DD5ED28" w:rsidR="005C35DB" w:rsidRDefault="005C35DB">
          <w:r>
            <w:br w:type="page"/>
          </w:r>
        </w:p>
      </w:sdtContent>
    </w:sdt>
    <w:sdt>
      <w:sdtPr>
        <w:rPr>
          <w:smallCaps w:val="0"/>
          <w:spacing w:val="0"/>
          <w:sz w:val="20"/>
          <w:szCs w:val="20"/>
        </w:rPr>
        <w:id w:val="964469263"/>
        <w:docPartObj>
          <w:docPartGallery w:val="Table of Contents"/>
          <w:docPartUnique/>
        </w:docPartObj>
      </w:sdtPr>
      <w:sdtEndPr>
        <w:rPr>
          <w:b/>
          <w:bCs/>
          <w:noProof/>
        </w:rPr>
      </w:sdtEndPr>
      <w:sdtContent>
        <w:p w14:paraId="0DC6BBF1" w14:textId="2F7453C5" w:rsidR="00244DF4" w:rsidRDefault="00244DF4">
          <w:pPr>
            <w:pStyle w:val="TOCHeading"/>
          </w:pPr>
          <w:r>
            <w:t>Table of Contents</w:t>
          </w:r>
        </w:p>
        <w:p w14:paraId="0296329D" w14:textId="7F9C4A1B" w:rsidR="00244DF4" w:rsidRDefault="00244DF4">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2608476" w:history="1">
            <w:r w:rsidRPr="004F3BE5">
              <w:rPr>
                <w:rStyle w:val="Hyperlink"/>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_Toc152608476 \h </w:instrText>
            </w:r>
            <w:r>
              <w:rPr>
                <w:noProof/>
                <w:webHidden/>
              </w:rPr>
            </w:r>
            <w:r>
              <w:rPr>
                <w:noProof/>
                <w:webHidden/>
              </w:rPr>
              <w:fldChar w:fldCharType="separate"/>
            </w:r>
            <w:r>
              <w:rPr>
                <w:noProof/>
                <w:webHidden/>
              </w:rPr>
              <w:t>2</w:t>
            </w:r>
            <w:r>
              <w:rPr>
                <w:noProof/>
                <w:webHidden/>
              </w:rPr>
              <w:fldChar w:fldCharType="end"/>
            </w:r>
          </w:hyperlink>
        </w:p>
        <w:p w14:paraId="57206DBA" w14:textId="669C1BD7" w:rsidR="00244DF4" w:rsidRDefault="00000000">
          <w:pPr>
            <w:pStyle w:val="TOC2"/>
            <w:tabs>
              <w:tab w:val="right" w:leader="dot" w:pos="9350"/>
            </w:tabs>
            <w:rPr>
              <w:rFonts w:cstheme="minorBidi"/>
              <w:smallCaps w:val="0"/>
              <w:noProof/>
              <w:sz w:val="24"/>
              <w:szCs w:val="24"/>
            </w:rPr>
          </w:pPr>
          <w:hyperlink w:anchor="_Toc152608477" w:history="1">
            <w:r w:rsidR="00244DF4" w:rsidRPr="004F3BE5">
              <w:rPr>
                <w:rStyle w:val="Hyperlink"/>
                <w:rFonts w:ascii="Times New Roman" w:hAnsi="Times New Roman" w:cs="Times New Roman"/>
                <w:b/>
                <w:bCs/>
                <w:noProof/>
              </w:rPr>
              <w:t>Introduction</w:t>
            </w:r>
            <w:r w:rsidR="00244DF4">
              <w:rPr>
                <w:noProof/>
                <w:webHidden/>
              </w:rPr>
              <w:tab/>
            </w:r>
            <w:r w:rsidR="00244DF4">
              <w:rPr>
                <w:noProof/>
                <w:webHidden/>
              </w:rPr>
              <w:fldChar w:fldCharType="begin"/>
            </w:r>
            <w:r w:rsidR="00244DF4">
              <w:rPr>
                <w:noProof/>
                <w:webHidden/>
              </w:rPr>
              <w:instrText xml:space="preserve"> PAGEREF _Toc152608477 \h </w:instrText>
            </w:r>
            <w:r w:rsidR="00244DF4">
              <w:rPr>
                <w:noProof/>
                <w:webHidden/>
              </w:rPr>
            </w:r>
            <w:r w:rsidR="00244DF4">
              <w:rPr>
                <w:noProof/>
                <w:webHidden/>
              </w:rPr>
              <w:fldChar w:fldCharType="separate"/>
            </w:r>
            <w:r w:rsidR="00244DF4">
              <w:rPr>
                <w:noProof/>
                <w:webHidden/>
              </w:rPr>
              <w:t>2</w:t>
            </w:r>
            <w:r w:rsidR="00244DF4">
              <w:rPr>
                <w:noProof/>
                <w:webHidden/>
              </w:rPr>
              <w:fldChar w:fldCharType="end"/>
            </w:r>
          </w:hyperlink>
        </w:p>
        <w:p w14:paraId="121E575C" w14:textId="21C16823" w:rsidR="00244DF4" w:rsidRDefault="00000000">
          <w:pPr>
            <w:pStyle w:val="TOC2"/>
            <w:tabs>
              <w:tab w:val="right" w:leader="dot" w:pos="9350"/>
            </w:tabs>
            <w:rPr>
              <w:rFonts w:cstheme="minorBidi"/>
              <w:smallCaps w:val="0"/>
              <w:noProof/>
              <w:sz w:val="24"/>
              <w:szCs w:val="24"/>
            </w:rPr>
          </w:pPr>
          <w:hyperlink w:anchor="_Toc152608478" w:history="1">
            <w:r w:rsidR="00244DF4" w:rsidRPr="004F3BE5">
              <w:rPr>
                <w:rStyle w:val="Hyperlink"/>
                <w:rFonts w:ascii="Times New Roman" w:hAnsi="Times New Roman" w:cs="Times New Roman"/>
                <w:b/>
                <w:bCs/>
                <w:noProof/>
              </w:rPr>
              <w:t>Heart Disease Dataset</w:t>
            </w:r>
            <w:r w:rsidR="00244DF4">
              <w:rPr>
                <w:noProof/>
                <w:webHidden/>
              </w:rPr>
              <w:tab/>
            </w:r>
            <w:r w:rsidR="00244DF4">
              <w:rPr>
                <w:noProof/>
                <w:webHidden/>
              </w:rPr>
              <w:fldChar w:fldCharType="begin"/>
            </w:r>
            <w:r w:rsidR="00244DF4">
              <w:rPr>
                <w:noProof/>
                <w:webHidden/>
              </w:rPr>
              <w:instrText xml:space="preserve"> PAGEREF _Toc152608478 \h </w:instrText>
            </w:r>
            <w:r w:rsidR="00244DF4">
              <w:rPr>
                <w:noProof/>
                <w:webHidden/>
              </w:rPr>
            </w:r>
            <w:r w:rsidR="00244DF4">
              <w:rPr>
                <w:noProof/>
                <w:webHidden/>
              </w:rPr>
              <w:fldChar w:fldCharType="separate"/>
            </w:r>
            <w:r w:rsidR="00244DF4">
              <w:rPr>
                <w:noProof/>
                <w:webHidden/>
              </w:rPr>
              <w:t>2</w:t>
            </w:r>
            <w:r w:rsidR="00244DF4">
              <w:rPr>
                <w:noProof/>
                <w:webHidden/>
              </w:rPr>
              <w:fldChar w:fldCharType="end"/>
            </w:r>
          </w:hyperlink>
        </w:p>
        <w:p w14:paraId="310A2649" w14:textId="01D9456B" w:rsidR="00244DF4" w:rsidRDefault="00000000">
          <w:pPr>
            <w:pStyle w:val="TOC2"/>
            <w:tabs>
              <w:tab w:val="right" w:leader="dot" w:pos="9350"/>
            </w:tabs>
            <w:rPr>
              <w:rFonts w:cstheme="minorBidi"/>
              <w:smallCaps w:val="0"/>
              <w:noProof/>
              <w:sz w:val="24"/>
              <w:szCs w:val="24"/>
            </w:rPr>
          </w:pPr>
          <w:hyperlink w:anchor="_Toc152608479" w:history="1">
            <w:r w:rsidR="00244DF4" w:rsidRPr="004F3BE5">
              <w:rPr>
                <w:rStyle w:val="Hyperlink"/>
                <w:rFonts w:ascii="Times New Roman" w:hAnsi="Times New Roman" w:cs="Times New Roman"/>
                <w:b/>
                <w:bCs/>
                <w:noProof/>
              </w:rPr>
              <w:t>Why Heart Disease Dataset?</w:t>
            </w:r>
            <w:r w:rsidR="00244DF4">
              <w:rPr>
                <w:noProof/>
                <w:webHidden/>
              </w:rPr>
              <w:tab/>
            </w:r>
            <w:r w:rsidR="00244DF4">
              <w:rPr>
                <w:noProof/>
                <w:webHidden/>
              </w:rPr>
              <w:fldChar w:fldCharType="begin"/>
            </w:r>
            <w:r w:rsidR="00244DF4">
              <w:rPr>
                <w:noProof/>
                <w:webHidden/>
              </w:rPr>
              <w:instrText xml:space="preserve"> PAGEREF _Toc152608479 \h </w:instrText>
            </w:r>
            <w:r w:rsidR="00244DF4">
              <w:rPr>
                <w:noProof/>
                <w:webHidden/>
              </w:rPr>
            </w:r>
            <w:r w:rsidR="00244DF4">
              <w:rPr>
                <w:noProof/>
                <w:webHidden/>
              </w:rPr>
              <w:fldChar w:fldCharType="separate"/>
            </w:r>
            <w:r w:rsidR="00244DF4">
              <w:rPr>
                <w:noProof/>
                <w:webHidden/>
              </w:rPr>
              <w:t>5</w:t>
            </w:r>
            <w:r w:rsidR="00244DF4">
              <w:rPr>
                <w:noProof/>
                <w:webHidden/>
              </w:rPr>
              <w:fldChar w:fldCharType="end"/>
            </w:r>
          </w:hyperlink>
        </w:p>
        <w:p w14:paraId="6D6B8B65" w14:textId="0F791B52" w:rsidR="00244DF4" w:rsidRDefault="00000000">
          <w:pPr>
            <w:pStyle w:val="TOC1"/>
            <w:tabs>
              <w:tab w:val="right" w:leader="dot" w:pos="9350"/>
            </w:tabs>
            <w:rPr>
              <w:rFonts w:cstheme="minorBidi"/>
              <w:b w:val="0"/>
              <w:bCs w:val="0"/>
              <w:caps w:val="0"/>
              <w:noProof/>
              <w:sz w:val="24"/>
              <w:szCs w:val="24"/>
            </w:rPr>
          </w:pPr>
          <w:hyperlink w:anchor="_Toc152608480" w:history="1">
            <w:r w:rsidR="00244DF4" w:rsidRPr="004F3BE5">
              <w:rPr>
                <w:rStyle w:val="Hyperlink"/>
                <w:rFonts w:ascii="Times New Roman" w:hAnsi="Times New Roman" w:cs="Times New Roman"/>
                <w:noProof/>
              </w:rPr>
              <w:t>Data Analysis</w:t>
            </w:r>
            <w:r w:rsidR="00244DF4">
              <w:rPr>
                <w:noProof/>
                <w:webHidden/>
              </w:rPr>
              <w:tab/>
            </w:r>
            <w:r w:rsidR="00244DF4">
              <w:rPr>
                <w:noProof/>
                <w:webHidden/>
              </w:rPr>
              <w:fldChar w:fldCharType="begin"/>
            </w:r>
            <w:r w:rsidR="00244DF4">
              <w:rPr>
                <w:noProof/>
                <w:webHidden/>
              </w:rPr>
              <w:instrText xml:space="preserve"> PAGEREF _Toc152608480 \h </w:instrText>
            </w:r>
            <w:r w:rsidR="00244DF4">
              <w:rPr>
                <w:noProof/>
                <w:webHidden/>
              </w:rPr>
            </w:r>
            <w:r w:rsidR="00244DF4">
              <w:rPr>
                <w:noProof/>
                <w:webHidden/>
              </w:rPr>
              <w:fldChar w:fldCharType="separate"/>
            </w:r>
            <w:r w:rsidR="00244DF4">
              <w:rPr>
                <w:noProof/>
                <w:webHidden/>
              </w:rPr>
              <w:t>6</w:t>
            </w:r>
            <w:r w:rsidR="00244DF4">
              <w:rPr>
                <w:noProof/>
                <w:webHidden/>
              </w:rPr>
              <w:fldChar w:fldCharType="end"/>
            </w:r>
          </w:hyperlink>
        </w:p>
        <w:p w14:paraId="51CF8977" w14:textId="5BF1AB95" w:rsidR="00244DF4" w:rsidRDefault="00000000">
          <w:pPr>
            <w:pStyle w:val="TOC2"/>
            <w:tabs>
              <w:tab w:val="right" w:leader="dot" w:pos="9350"/>
            </w:tabs>
            <w:rPr>
              <w:rFonts w:cstheme="minorBidi"/>
              <w:smallCaps w:val="0"/>
              <w:noProof/>
              <w:sz w:val="24"/>
              <w:szCs w:val="24"/>
            </w:rPr>
          </w:pPr>
          <w:hyperlink w:anchor="_Toc152608481" w:history="1">
            <w:r w:rsidR="00244DF4" w:rsidRPr="004F3BE5">
              <w:rPr>
                <w:rStyle w:val="Hyperlink"/>
                <w:rFonts w:ascii="Times New Roman" w:hAnsi="Times New Roman" w:cs="Times New Roman"/>
                <w:b/>
                <w:bCs/>
                <w:noProof/>
              </w:rPr>
              <w:t>Correlation Analysis:</w:t>
            </w:r>
            <w:r w:rsidR="00244DF4">
              <w:rPr>
                <w:noProof/>
                <w:webHidden/>
              </w:rPr>
              <w:tab/>
            </w:r>
            <w:r w:rsidR="00244DF4">
              <w:rPr>
                <w:noProof/>
                <w:webHidden/>
              </w:rPr>
              <w:fldChar w:fldCharType="begin"/>
            </w:r>
            <w:r w:rsidR="00244DF4">
              <w:rPr>
                <w:noProof/>
                <w:webHidden/>
              </w:rPr>
              <w:instrText xml:space="preserve"> PAGEREF _Toc152608481 \h </w:instrText>
            </w:r>
            <w:r w:rsidR="00244DF4">
              <w:rPr>
                <w:noProof/>
                <w:webHidden/>
              </w:rPr>
            </w:r>
            <w:r w:rsidR="00244DF4">
              <w:rPr>
                <w:noProof/>
                <w:webHidden/>
              </w:rPr>
              <w:fldChar w:fldCharType="separate"/>
            </w:r>
            <w:r w:rsidR="00244DF4">
              <w:rPr>
                <w:noProof/>
                <w:webHidden/>
              </w:rPr>
              <w:t>6</w:t>
            </w:r>
            <w:r w:rsidR="00244DF4">
              <w:rPr>
                <w:noProof/>
                <w:webHidden/>
              </w:rPr>
              <w:fldChar w:fldCharType="end"/>
            </w:r>
          </w:hyperlink>
        </w:p>
        <w:p w14:paraId="21D98A1A" w14:textId="61845DC7" w:rsidR="00244DF4" w:rsidRDefault="00000000">
          <w:pPr>
            <w:pStyle w:val="TOC2"/>
            <w:tabs>
              <w:tab w:val="right" w:leader="dot" w:pos="9350"/>
            </w:tabs>
            <w:rPr>
              <w:rFonts w:cstheme="minorBidi"/>
              <w:smallCaps w:val="0"/>
              <w:noProof/>
              <w:sz w:val="24"/>
              <w:szCs w:val="24"/>
            </w:rPr>
          </w:pPr>
          <w:hyperlink w:anchor="_Toc152608482" w:history="1">
            <w:r w:rsidR="00244DF4" w:rsidRPr="004F3BE5">
              <w:rPr>
                <w:rStyle w:val="Hyperlink"/>
                <w:rFonts w:ascii="Times New Roman" w:hAnsi="Times New Roman" w:cs="Times New Roman"/>
                <w:b/>
                <w:bCs/>
                <w:noProof/>
                <w:lang w:val="en-US"/>
              </w:rPr>
              <w:t>Distribution of Target Variable:</w:t>
            </w:r>
            <w:r w:rsidR="00244DF4">
              <w:rPr>
                <w:noProof/>
                <w:webHidden/>
              </w:rPr>
              <w:tab/>
            </w:r>
            <w:r w:rsidR="00244DF4">
              <w:rPr>
                <w:noProof/>
                <w:webHidden/>
              </w:rPr>
              <w:fldChar w:fldCharType="begin"/>
            </w:r>
            <w:r w:rsidR="00244DF4">
              <w:rPr>
                <w:noProof/>
                <w:webHidden/>
              </w:rPr>
              <w:instrText xml:space="preserve"> PAGEREF _Toc152608482 \h </w:instrText>
            </w:r>
            <w:r w:rsidR="00244DF4">
              <w:rPr>
                <w:noProof/>
                <w:webHidden/>
              </w:rPr>
            </w:r>
            <w:r w:rsidR="00244DF4">
              <w:rPr>
                <w:noProof/>
                <w:webHidden/>
              </w:rPr>
              <w:fldChar w:fldCharType="separate"/>
            </w:r>
            <w:r w:rsidR="00244DF4">
              <w:rPr>
                <w:noProof/>
                <w:webHidden/>
              </w:rPr>
              <w:t>7</w:t>
            </w:r>
            <w:r w:rsidR="00244DF4">
              <w:rPr>
                <w:noProof/>
                <w:webHidden/>
              </w:rPr>
              <w:fldChar w:fldCharType="end"/>
            </w:r>
          </w:hyperlink>
        </w:p>
        <w:p w14:paraId="3193C231" w14:textId="0005F91C" w:rsidR="00244DF4" w:rsidRDefault="00000000">
          <w:pPr>
            <w:pStyle w:val="TOC1"/>
            <w:tabs>
              <w:tab w:val="right" w:leader="dot" w:pos="9350"/>
            </w:tabs>
            <w:rPr>
              <w:rFonts w:cstheme="minorBidi"/>
              <w:b w:val="0"/>
              <w:bCs w:val="0"/>
              <w:caps w:val="0"/>
              <w:noProof/>
              <w:sz w:val="24"/>
              <w:szCs w:val="24"/>
            </w:rPr>
          </w:pPr>
          <w:hyperlink w:anchor="_Toc152608483" w:history="1">
            <w:r w:rsidR="00244DF4" w:rsidRPr="004F3BE5">
              <w:rPr>
                <w:rStyle w:val="Hyperlink"/>
                <w:rFonts w:ascii="Times New Roman" w:hAnsi="Times New Roman" w:cs="Times New Roman"/>
                <w:noProof/>
              </w:rPr>
              <w:t>Data Exploration</w:t>
            </w:r>
            <w:r w:rsidR="00244DF4">
              <w:rPr>
                <w:noProof/>
                <w:webHidden/>
              </w:rPr>
              <w:tab/>
            </w:r>
            <w:r w:rsidR="00244DF4">
              <w:rPr>
                <w:noProof/>
                <w:webHidden/>
              </w:rPr>
              <w:fldChar w:fldCharType="begin"/>
            </w:r>
            <w:r w:rsidR="00244DF4">
              <w:rPr>
                <w:noProof/>
                <w:webHidden/>
              </w:rPr>
              <w:instrText xml:space="preserve"> PAGEREF _Toc152608483 \h </w:instrText>
            </w:r>
            <w:r w:rsidR="00244DF4">
              <w:rPr>
                <w:noProof/>
                <w:webHidden/>
              </w:rPr>
            </w:r>
            <w:r w:rsidR="00244DF4">
              <w:rPr>
                <w:noProof/>
                <w:webHidden/>
              </w:rPr>
              <w:fldChar w:fldCharType="separate"/>
            </w:r>
            <w:r w:rsidR="00244DF4">
              <w:rPr>
                <w:noProof/>
                <w:webHidden/>
              </w:rPr>
              <w:t>8</w:t>
            </w:r>
            <w:r w:rsidR="00244DF4">
              <w:rPr>
                <w:noProof/>
                <w:webHidden/>
              </w:rPr>
              <w:fldChar w:fldCharType="end"/>
            </w:r>
          </w:hyperlink>
        </w:p>
        <w:p w14:paraId="0C8D94DD" w14:textId="240F0389" w:rsidR="00244DF4" w:rsidRDefault="00000000">
          <w:pPr>
            <w:pStyle w:val="TOC1"/>
            <w:tabs>
              <w:tab w:val="right" w:leader="dot" w:pos="9350"/>
            </w:tabs>
            <w:rPr>
              <w:rFonts w:cstheme="minorBidi"/>
              <w:b w:val="0"/>
              <w:bCs w:val="0"/>
              <w:caps w:val="0"/>
              <w:noProof/>
              <w:sz w:val="24"/>
              <w:szCs w:val="24"/>
            </w:rPr>
          </w:pPr>
          <w:hyperlink w:anchor="_Toc152608484" w:history="1">
            <w:r w:rsidR="00244DF4" w:rsidRPr="004F3BE5">
              <w:rPr>
                <w:rStyle w:val="Hyperlink"/>
                <w:rFonts w:ascii="Times New Roman" w:hAnsi="Times New Roman" w:cs="Times New Roman"/>
                <w:noProof/>
              </w:rPr>
              <w:t>Experimental method</w:t>
            </w:r>
            <w:r w:rsidR="00244DF4">
              <w:rPr>
                <w:noProof/>
                <w:webHidden/>
              </w:rPr>
              <w:tab/>
            </w:r>
            <w:r w:rsidR="00244DF4">
              <w:rPr>
                <w:noProof/>
                <w:webHidden/>
              </w:rPr>
              <w:fldChar w:fldCharType="begin"/>
            </w:r>
            <w:r w:rsidR="00244DF4">
              <w:rPr>
                <w:noProof/>
                <w:webHidden/>
              </w:rPr>
              <w:instrText xml:space="preserve"> PAGEREF _Toc152608484 \h </w:instrText>
            </w:r>
            <w:r w:rsidR="00244DF4">
              <w:rPr>
                <w:noProof/>
                <w:webHidden/>
              </w:rPr>
            </w:r>
            <w:r w:rsidR="00244DF4">
              <w:rPr>
                <w:noProof/>
                <w:webHidden/>
              </w:rPr>
              <w:fldChar w:fldCharType="separate"/>
            </w:r>
            <w:r w:rsidR="00244DF4">
              <w:rPr>
                <w:noProof/>
                <w:webHidden/>
              </w:rPr>
              <w:t>10</w:t>
            </w:r>
            <w:r w:rsidR="00244DF4">
              <w:rPr>
                <w:noProof/>
                <w:webHidden/>
              </w:rPr>
              <w:fldChar w:fldCharType="end"/>
            </w:r>
          </w:hyperlink>
        </w:p>
        <w:p w14:paraId="2E94AB91" w14:textId="0A1C1CEF" w:rsidR="00244DF4" w:rsidRDefault="00000000">
          <w:pPr>
            <w:pStyle w:val="TOC2"/>
            <w:tabs>
              <w:tab w:val="right" w:leader="dot" w:pos="9350"/>
            </w:tabs>
            <w:rPr>
              <w:rFonts w:cstheme="minorBidi"/>
              <w:smallCaps w:val="0"/>
              <w:noProof/>
              <w:sz w:val="24"/>
              <w:szCs w:val="24"/>
            </w:rPr>
          </w:pPr>
          <w:hyperlink w:anchor="_Toc152608485" w:history="1">
            <w:r w:rsidR="00244DF4" w:rsidRPr="004F3BE5">
              <w:rPr>
                <w:rStyle w:val="Hyperlink"/>
                <w:rFonts w:ascii="Times New Roman" w:hAnsi="Times New Roman" w:cs="Times New Roman"/>
                <w:b/>
                <w:bCs/>
                <w:noProof/>
              </w:rPr>
              <w:t>Execution Process:</w:t>
            </w:r>
            <w:r w:rsidR="00244DF4">
              <w:rPr>
                <w:noProof/>
                <w:webHidden/>
              </w:rPr>
              <w:tab/>
            </w:r>
            <w:r w:rsidR="00244DF4">
              <w:rPr>
                <w:noProof/>
                <w:webHidden/>
              </w:rPr>
              <w:fldChar w:fldCharType="begin"/>
            </w:r>
            <w:r w:rsidR="00244DF4">
              <w:rPr>
                <w:noProof/>
                <w:webHidden/>
              </w:rPr>
              <w:instrText xml:space="preserve"> PAGEREF _Toc152608485 \h </w:instrText>
            </w:r>
            <w:r w:rsidR="00244DF4">
              <w:rPr>
                <w:noProof/>
                <w:webHidden/>
              </w:rPr>
            </w:r>
            <w:r w:rsidR="00244DF4">
              <w:rPr>
                <w:noProof/>
                <w:webHidden/>
              </w:rPr>
              <w:fldChar w:fldCharType="separate"/>
            </w:r>
            <w:r w:rsidR="00244DF4">
              <w:rPr>
                <w:noProof/>
                <w:webHidden/>
              </w:rPr>
              <w:t>10</w:t>
            </w:r>
            <w:r w:rsidR="00244DF4">
              <w:rPr>
                <w:noProof/>
                <w:webHidden/>
              </w:rPr>
              <w:fldChar w:fldCharType="end"/>
            </w:r>
          </w:hyperlink>
        </w:p>
        <w:p w14:paraId="1886A5E1" w14:textId="46F9AA05" w:rsidR="00244DF4" w:rsidRDefault="00000000">
          <w:pPr>
            <w:pStyle w:val="TOC1"/>
            <w:tabs>
              <w:tab w:val="right" w:leader="dot" w:pos="9350"/>
            </w:tabs>
            <w:rPr>
              <w:rFonts w:cstheme="minorBidi"/>
              <w:b w:val="0"/>
              <w:bCs w:val="0"/>
              <w:caps w:val="0"/>
              <w:noProof/>
              <w:sz w:val="24"/>
              <w:szCs w:val="24"/>
            </w:rPr>
          </w:pPr>
          <w:hyperlink w:anchor="_Toc152608486" w:history="1">
            <w:r w:rsidR="00244DF4" w:rsidRPr="004F3BE5">
              <w:rPr>
                <w:rStyle w:val="Hyperlink"/>
                <w:rFonts w:ascii="Times New Roman" w:hAnsi="Times New Roman" w:cs="Times New Roman"/>
                <w:noProof/>
              </w:rPr>
              <w:t>results and Analysis</w:t>
            </w:r>
            <w:r w:rsidR="00244DF4">
              <w:rPr>
                <w:noProof/>
                <w:webHidden/>
              </w:rPr>
              <w:tab/>
            </w:r>
            <w:r w:rsidR="00244DF4">
              <w:rPr>
                <w:noProof/>
                <w:webHidden/>
              </w:rPr>
              <w:fldChar w:fldCharType="begin"/>
            </w:r>
            <w:r w:rsidR="00244DF4">
              <w:rPr>
                <w:noProof/>
                <w:webHidden/>
              </w:rPr>
              <w:instrText xml:space="preserve"> PAGEREF _Toc152608486 \h </w:instrText>
            </w:r>
            <w:r w:rsidR="00244DF4">
              <w:rPr>
                <w:noProof/>
                <w:webHidden/>
              </w:rPr>
            </w:r>
            <w:r w:rsidR="00244DF4">
              <w:rPr>
                <w:noProof/>
                <w:webHidden/>
              </w:rPr>
              <w:fldChar w:fldCharType="separate"/>
            </w:r>
            <w:r w:rsidR="00244DF4">
              <w:rPr>
                <w:noProof/>
                <w:webHidden/>
              </w:rPr>
              <w:t>12</w:t>
            </w:r>
            <w:r w:rsidR="00244DF4">
              <w:rPr>
                <w:noProof/>
                <w:webHidden/>
              </w:rPr>
              <w:fldChar w:fldCharType="end"/>
            </w:r>
          </w:hyperlink>
        </w:p>
        <w:p w14:paraId="0096782B" w14:textId="56B10990" w:rsidR="00244DF4" w:rsidRDefault="00000000">
          <w:pPr>
            <w:pStyle w:val="TOC1"/>
            <w:tabs>
              <w:tab w:val="right" w:leader="dot" w:pos="9350"/>
            </w:tabs>
            <w:rPr>
              <w:rFonts w:cstheme="minorBidi"/>
              <w:b w:val="0"/>
              <w:bCs w:val="0"/>
              <w:caps w:val="0"/>
              <w:noProof/>
              <w:sz w:val="24"/>
              <w:szCs w:val="24"/>
            </w:rPr>
          </w:pPr>
          <w:hyperlink w:anchor="_Toc152608487" w:history="1">
            <w:r w:rsidR="00244DF4" w:rsidRPr="004F3BE5">
              <w:rPr>
                <w:rStyle w:val="Hyperlink"/>
                <w:rFonts w:ascii="Times New Roman" w:hAnsi="Times New Roman" w:cs="Times New Roman"/>
                <w:noProof/>
              </w:rPr>
              <w:t>Bibliography</w:t>
            </w:r>
            <w:r w:rsidR="00244DF4">
              <w:rPr>
                <w:noProof/>
                <w:webHidden/>
              </w:rPr>
              <w:tab/>
            </w:r>
            <w:r w:rsidR="00244DF4">
              <w:rPr>
                <w:noProof/>
                <w:webHidden/>
              </w:rPr>
              <w:fldChar w:fldCharType="begin"/>
            </w:r>
            <w:r w:rsidR="00244DF4">
              <w:rPr>
                <w:noProof/>
                <w:webHidden/>
              </w:rPr>
              <w:instrText xml:space="preserve"> PAGEREF _Toc152608487 \h </w:instrText>
            </w:r>
            <w:r w:rsidR="00244DF4">
              <w:rPr>
                <w:noProof/>
                <w:webHidden/>
              </w:rPr>
            </w:r>
            <w:r w:rsidR="00244DF4">
              <w:rPr>
                <w:noProof/>
                <w:webHidden/>
              </w:rPr>
              <w:fldChar w:fldCharType="separate"/>
            </w:r>
            <w:r w:rsidR="00244DF4">
              <w:rPr>
                <w:noProof/>
                <w:webHidden/>
              </w:rPr>
              <w:t>15</w:t>
            </w:r>
            <w:r w:rsidR="00244DF4">
              <w:rPr>
                <w:noProof/>
                <w:webHidden/>
              </w:rPr>
              <w:fldChar w:fldCharType="end"/>
            </w:r>
          </w:hyperlink>
        </w:p>
        <w:p w14:paraId="1C24D635" w14:textId="21BB7496" w:rsidR="00244DF4" w:rsidRDefault="00244DF4">
          <w:r>
            <w:rPr>
              <w:b/>
              <w:bCs/>
              <w:noProof/>
            </w:rPr>
            <w:fldChar w:fldCharType="end"/>
          </w:r>
        </w:p>
      </w:sdtContent>
    </w:sdt>
    <w:p w14:paraId="49863542" w14:textId="77777777" w:rsidR="0051335E" w:rsidRDefault="0051335E">
      <w:pPr>
        <w:rPr>
          <w:rFonts w:ascii="Times New Roman" w:hAnsi="Times New Roman" w:cs="Times New Roman"/>
          <w:b/>
          <w:bCs/>
          <w:sz w:val="32"/>
          <w:szCs w:val="32"/>
        </w:rPr>
      </w:pPr>
    </w:p>
    <w:p w14:paraId="2D3F86A0" w14:textId="60CBFFAD" w:rsidR="0051335E" w:rsidRDefault="0051335E">
      <w:pPr>
        <w:rPr>
          <w:rFonts w:ascii="Times New Roman" w:hAnsi="Times New Roman" w:cs="Times New Roman"/>
          <w:b/>
          <w:bCs/>
          <w:sz w:val="32"/>
          <w:szCs w:val="32"/>
        </w:rPr>
      </w:pPr>
      <w:r>
        <w:rPr>
          <w:rFonts w:ascii="Times New Roman" w:hAnsi="Times New Roman" w:cs="Times New Roman"/>
          <w:b/>
          <w:bCs/>
          <w:sz w:val="32"/>
          <w:szCs w:val="32"/>
        </w:rPr>
        <w:br w:type="page"/>
      </w:r>
    </w:p>
    <w:p w14:paraId="54DF7311" w14:textId="15FFA684" w:rsidR="00ED2880" w:rsidRDefault="00936B49" w:rsidP="00CF5338">
      <w:pPr>
        <w:pStyle w:val="Heading1"/>
        <w:rPr>
          <w:rFonts w:ascii="Times New Roman" w:hAnsi="Times New Roman" w:cs="Times New Roman"/>
          <w:b/>
          <w:bCs/>
          <w:u w:val="single"/>
        </w:rPr>
      </w:pPr>
      <w:bookmarkStart w:id="0" w:name="_Toc152608476"/>
      <w:r>
        <w:rPr>
          <w:rFonts w:ascii="Times New Roman" w:hAnsi="Times New Roman" w:cs="Times New Roman"/>
          <w:b/>
          <w:bCs/>
          <w:u w:val="single"/>
        </w:rPr>
        <w:lastRenderedPageBreak/>
        <w:t>Data</w:t>
      </w:r>
      <w:r w:rsidR="0008249F" w:rsidRPr="0008249F">
        <w:rPr>
          <w:rFonts w:ascii="Times New Roman" w:hAnsi="Times New Roman" w:cs="Times New Roman"/>
          <w:b/>
          <w:bCs/>
          <w:u w:val="single"/>
        </w:rPr>
        <w:t xml:space="preserve"> Description</w:t>
      </w:r>
      <w:bookmarkEnd w:id="0"/>
    </w:p>
    <w:p w14:paraId="40542BEA" w14:textId="7741264C" w:rsidR="00F1160B" w:rsidRPr="00BC0B07" w:rsidRDefault="00F1160B" w:rsidP="00BC0B07">
      <w:pPr>
        <w:pStyle w:val="Heading2"/>
        <w:rPr>
          <w:rFonts w:ascii="Times New Roman" w:hAnsi="Times New Roman" w:cs="Times New Roman"/>
          <w:b/>
          <w:bCs/>
        </w:rPr>
      </w:pPr>
      <w:bookmarkStart w:id="1" w:name="_Toc152608477"/>
      <w:r w:rsidRPr="00BC0B07">
        <w:rPr>
          <w:rFonts w:ascii="Times New Roman" w:hAnsi="Times New Roman" w:cs="Times New Roman" w:hint="cs"/>
          <w:b/>
          <w:bCs/>
        </w:rPr>
        <w:t>Introduction</w:t>
      </w:r>
      <w:bookmarkEnd w:id="1"/>
    </w:p>
    <w:p w14:paraId="064ED4A9" w14:textId="77777777"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p>
    <w:p w14:paraId="6C933DFA" w14:textId="2291DC90"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r w:rsidRPr="006F4BA7">
        <w:rPr>
          <w:rFonts w:ascii="Times New Roman" w:hAnsi="Times New Roman" w:cs="Times New Roman"/>
          <w:sz w:val="24"/>
          <w:szCs w:val="24"/>
          <w:lang w:val="en-US"/>
        </w:rPr>
        <w:t>Heart disease is a major global health concern with its prevalence rising quickly. The World Health Organization (WHO) states that a significant percentage of deaths globally are caused by cardiovascular diseases. For early intervention and prevention, it is essential to comprehend and anticipate the onset of cardiac disease. The goal of this research is to create a strong predictive system for the early identification of heart disease by utilizing machine learning techniques.</w:t>
      </w:r>
    </w:p>
    <w:p w14:paraId="50C73609" w14:textId="0570DA2E"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p>
    <w:p w14:paraId="556EC132" w14:textId="5E4E453D"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r w:rsidRPr="006F4BA7">
        <w:rPr>
          <w:rFonts w:ascii="Times New Roman" w:hAnsi="Times New Roman" w:cs="Times New Roman"/>
          <w:sz w:val="24"/>
          <w:szCs w:val="24"/>
          <w:lang w:val="en-US"/>
        </w:rPr>
        <w:t>Predicting heart disease is difficult since it affects several different organs and has sophisticated interdependencies. Although there are established diagnostic techniques, it is still difficult to reliably forecast heart disease in its early stages. By combining insights from several machine learning methods, the initiative aims to maximize the potential of data science and machine learning to improve early diagnosis.</w:t>
      </w:r>
    </w:p>
    <w:p w14:paraId="7BC31A16" w14:textId="06CCB189" w:rsidR="00C41B13" w:rsidRDefault="00C41B13" w:rsidP="00022BB0">
      <w:pPr>
        <w:autoSpaceDE w:val="0"/>
        <w:autoSpaceDN w:val="0"/>
        <w:adjustRightInd w:val="0"/>
        <w:spacing w:after="0" w:line="240" w:lineRule="auto"/>
        <w:jc w:val="left"/>
        <w:rPr>
          <w:rFonts w:ascii="Times New Roman" w:hAnsi="Times New Roman" w:cs="Times New Roman"/>
          <w:sz w:val="24"/>
          <w:szCs w:val="24"/>
          <w:lang w:val="en-US"/>
        </w:rPr>
      </w:pPr>
    </w:p>
    <w:p w14:paraId="3442BDB2" w14:textId="0BB78784" w:rsidR="00C41B13" w:rsidRPr="00C41B13" w:rsidRDefault="00C41B13" w:rsidP="00C41B13">
      <w:pPr>
        <w:autoSpaceDE w:val="0"/>
        <w:autoSpaceDN w:val="0"/>
        <w:adjustRightInd w:val="0"/>
        <w:spacing w:after="0" w:line="240" w:lineRule="auto"/>
        <w:jc w:val="left"/>
        <w:rPr>
          <w:rFonts w:ascii="Times New Roman" w:hAnsi="Times New Roman" w:cs="Times New Roman"/>
          <w:sz w:val="24"/>
          <w:szCs w:val="24"/>
          <w:lang w:val="en-US"/>
        </w:rPr>
      </w:pPr>
      <w:r w:rsidRPr="00C41B13">
        <w:rPr>
          <w:rFonts w:ascii="Times New Roman" w:hAnsi="Times New Roman" w:cs="Times New Roman"/>
          <w:sz w:val="24"/>
          <w:szCs w:val="24"/>
          <w:lang w:val="en-US"/>
        </w:rPr>
        <w:t>The primary objective of the project is to predict the probability of heart disease using three different</w:t>
      </w:r>
      <w:r w:rsidR="00F62ADC">
        <w:rPr>
          <w:rFonts w:ascii="Times New Roman" w:hAnsi="Times New Roman" w:cs="Times New Roman"/>
          <w:sz w:val="24"/>
          <w:szCs w:val="24"/>
          <w:lang w:val="en-US"/>
        </w:rPr>
        <w:t xml:space="preserve"> </w:t>
      </w:r>
      <w:r w:rsidRPr="00C41B13">
        <w:rPr>
          <w:rFonts w:ascii="Times New Roman" w:hAnsi="Times New Roman" w:cs="Times New Roman"/>
          <w:sz w:val="24"/>
          <w:szCs w:val="24"/>
          <w:lang w:val="en-US"/>
        </w:rPr>
        <w:t>machine learning techniques:</w:t>
      </w:r>
      <w:r w:rsidR="00F62ADC">
        <w:rPr>
          <w:rFonts w:ascii="Times New Roman" w:hAnsi="Times New Roman" w:cs="Times New Roman"/>
          <w:sz w:val="24"/>
          <w:szCs w:val="24"/>
          <w:lang w:val="en-US"/>
        </w:rPr>
        <w:t xml:space="preserve"> Logistic regression, Ensembl</w:t>
      </w:r>
      <w:r w:rsidR="003162D7">
        <w:rPr>
          <w:rFonts w:ascii="Times New Roman" w:hAnsi="Times New Roman" w:cs="Times New Roman"/>
          <w:sz w:val="24"/>
          <w:szCs w:val="24"/>
          <w:lang w:val="en-US"/>
        </w:rPr>
        <w:t>e</w:t>
      </w:r>
      <w:r w:rsidR="00F62ADC">
        <w:rPr>
          <w:rFonts w:ascii="Times New Roman" w:hAnsi="Times New Roman" w:cs="Times New Roman"/>
          <w:sz w:val="24"/>
          <w:szCs w:val="24"/>
          <w:lang w:val="en-US"/>
        </w:rPr>
        <w:t xml:space="preserve"> Methods like AdaBoost, Gradient Boost, Random Forest, </w:t>
      </w:r>
      <w:r w:rsidR="000356F9">
        <w:rPr>
          <w:rFonts w:ascii="Times New Roman" w:hAnsi="Times New Roman" w:cs="Times New Roman"/>
          <w:sz w:val="24"/>
          <w:szCs w:val="24"/>
          <w:lang w:val="en-US"/>
        </w:rPr>
        <w:t>Extra Forest</w:t>
      </w:r>
      <w:r w:rsidR="00F62ADC">
        <w:rPr>
          <w:rFonts w:ascii="Times New Roman" w:hAnsi="Times New Roman" w:cs="Times New Roman"/>
          <w:sz w:val="24"/>
          <w:szCs w:val="24"/>
          <w:lang w:val="en-US"/>
        </w:rPr>
        <w:t>.</w:t>
      </w:r>
      <w:r w:rsidR="003162D7">
        <w:rPr>
          <w:rFonts w:ascii="Times New Roman" w:hAnsi="Times New Roman" w:cs="Times New Roman"/>
          <w:sz w:val="24"/>
          <w:szCs w:val="24"/>
          <w:lang w:val="en-US"/>
        </w:rPr>
        <w:t xml:space="preserve"> </w:t>
      </w:r>
      <w:r w:rsidRPr="00C41B13">
        <w:rPr>
          <w:rFonts w:ascii="Times New Roman" w:hAnsi="Times New Roman" w:cs="Times New Roman"/>
          <w:sz w:val="24"/>
          <w:szCs w:val="24"/>
          <w:lang w:val="en-US"/>
        </w:rPr>
        <w:t>The goal of the study is to create accurate predictive models by utilizing the extensive features of the Heart Disease Dataset.</w:t>
      </w:r>
    </w:p>
    <w:p w14:paraId="7F7432A6" w14:textId="77777777" w:rsidR="00C41B13" w:rsidRPr="00C41B13" w:rsidRDefault="00C41B13" w:rsidP="00C41B13">
      <w:pPr>
        <w:autoSpaceDE w:val="0"/>
        <w:autoSpaceDN w:val="0"/>
        <w:adjustRightInd w:val="0"/>
        <w:spacing w:after="0" w:line="240" w:lineRule="auto"/>
        <w:jc w:val="left"/>
        <w:rPr>
          <w:rFonts w:ascii="Times New Roman" w:hAnsi="Times New Roman" w:cs="Times New Roman"/>
          <w:sz w:val="24"/>
          <w:szCs w:val="24"/>
          <w:lang w:val="en-US"/>
        </w:rPr>
      </w:pPr>
    </w:p>
    <w:p w14:paraId="75C38BD7" w14:textId="76C85048" w:rsidR="00C41B13" w:rsidRDefault="00C41B13" w:rsidP="00C41B13">
      <w:pPr>
        <w:autoSpaceDE w:val="0"/>
        <w:autoSpaceDN w:val="0"/>
        <w:adjustRightInd w:val="0"/>
        <w:spacing w:after="0" w:line="240" w:lineRule="auto"/>
        <w:jc w:val="left"/>
        <w:rPr>
          <w:rFonts w:ascii="Times New Roman" w:hAnsi="Times New Roman" w:cs="Times New Roman"/>
          <w:sz w:val="24"/>
          <w:szCs w:val="24"/>
          <w:lang w:val="en-US"/>
        </w:rPr>
      </w:pPr>
      <w:r w:rsidRPr="00C41B13">
        <w:rPr>
          <w:rFonts w:ascii="Times New Roman" w:hAnsi="Times New Roman" w:cs="Times New Roman"/>
          <w:sz w:val="24"/>
          <w:szCs w:val="24"/>
          <w:lang w:val="en-US"/>
        </w:rPr>
        <w:t>Additionally, this initiative uses machine learning algorithms to provide a successful early detection strategy for cardiac disease.</w:t>
      </w:r>
    </w:p>
    <w:p w14:paraId="7099D8F5" w14:textId="77777777"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p>
    <w:p w14:paraId="6C45F002" w14:textId="4BA91CE8" w:rsidR="00367B5F" w:rsidRPr="00BC0B07" w:rsidRDefault="00367B5F" w:rsidP="00BC0B07">
      <w:pPr>
        <w:pStyle w:val="Heading2"/>
        <w:rPr>
          <w:rFonts w:ascii="Times New Roman" w:hAnsi="Times New Roman" w:cs="Times New Roman"/>
          <w:b/>
          <w:bCs/>
        </w:rPr>
      </w:pPr>
      <w:bookmarkStart w:id="2" w:name="_Toc152608478"/>
      <w:r w:rsidRPr="00BC0B07">
        <w:rPr>
          <w:rFonts w:ascii="Times New Roman" w:hAnsi="Times New Roman" w:cs="Times New Roman" w:hint="cs"/>
          <w:b/>
          <w:bCs/>
        </w:rPr>
        <w:t>Heart Disease Dataset</w:t>
      </w:r>
      <w:bookmarkEnd w:id="2"/>
    </w:p>
    <w:p w14:paraId="02BBF424" w14:textId="6F1F7957" w:rsidR="006F4BA7" w:rsidRDefault="00244DF4" w:rsidP="00022BB0">
      <w:pPr>
        <w:autoSpaceDE w:val="0"/>
        <w:autoSpaceDN w:val="0"/>
        <w:adjustRightInd w:val="0"/>
        <w:spacing w:after="0" w:line="240" w:lineRule="auto"/>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Dataset </w:t>
      </w:r>
      <w:r w:rsidR="00720A8F">
        <w:rPr>
          <w:rFonts w:ascii="Times New Roman" w:hAnsi="Times New Roman" w:cs="Times New Roman"/>
          <w:sz w:val="24"/>
          <w:szCs w:val="24"/>
          <w:lang w:val="en-US"/>
        </w:rPr>
        <w:t xml:space="preserve">Link: </w:t>
      </w:r>
      <w:hyperlink r:id="rId8" w:history="1">
        <w:r w:rsidR="000721CA" w:rsidRPr="001B7F56">
          <w:rPr>
            <w:rStyle w:val="Hyperlink"/>
            <w:rFonts w:ascii="Times New Roman" w:hAnsi="Times New Roman" w:cs="Times New Roman"/>
            <w:sz w:val="24"/>
            <w:szCs w:val="24"/>
            <w:lang w:val="en-US"/>
          </w:rPr>
          <w:t>https://www.kaggle.com/datasets/johnsmith88/heart-disease-dataset/data</w:t>
        </w:r>
      </w:hyperlink>
    </w:p>
    <w:p w14:paraId="57651FCD" w14:textId="5D81EC03" w:rsidR="00244DF4" w:rsidRDefault="00244DF4" w:rsidP="00022BB0">
      <w:pPr>
        <w:autoSpaceDE w:val="0"/>
        <w:autoSpaceDN w:val="0"/>
        <w:adjustRightInd w:val="0"/>
        <w:spacing w:after="0" w:line="240" w:lineRule="auto"/>
        <w:jc w:val="left"/>
        <w:rPr>
          <w:rFonts w:ascii="Times New Roman" w:hAnsi="Times New Roman" w:cs="Times New Roman"/>
          <w:sz w:val="24"/>
          <w:szCs w:val="24"/>
          <w:lang w:val="en-US"/>
        </w:rPr>
      </w:pPr>
    </w:p>
    <w:p w14:paraId="6EA23B5B" w14:textId="77777777" w:rsidR="00244DF4" w:rsidRDefault="00244DF4" w:rsidP="00022BB0">
      <w:pPr>
        <w:autoSpaceDE w:val="0"/>
        <w:autoSpaceDN w:val="0"/>
        <w:adjustRightInd w:val="0"/>
        <w:spacing w:after="0" w:line="240" w:lineRule="auto"/>
        <w:jc w:val="left"/>
        <w:rPr>
          <w:rFonts w:ascii="Times New Roman" w:hAnsi="Times New Roman" w:cs="Times New Roman"/>
          <w:sz w:val="24"/>
          <w:szCs w:val="24"/>
          <w:lang w:val="en-US"/>
        </w:rPr>
      </w:pPr>
    </w:p>
    <w:p w14:paraId="137D1677" w14:textId="77777777" w:rsidR="006F4BA7" w:rsidRDefault="006F4BA7" w:rsidP="00022BB0">
      <w:pPr>
        <w:autoSpaceDE w:val="0"/>
        <w:autoSpaceDN w:val="0"/>
        <w:adjustRightInd w:val="0"/>
        <w:spacing w:after="0" w:line="240" w:lineRule="auto"/>
        <w:jc w:val="left"/>
        <w:rPr>
          <w:rFonts w:ascii="Times New Roman" w:hAnsi="Times New Roman" w:cs="Times New Roman"/>
          <w:sz w:val="24"/>
          <w:szCs w:val="24"/>
          <w:lang w:val="en-US"/>
        </w:rPr>
      </w:pPr>
    </w:p>
    <w:p w14:paraId="141FB2E8" w14:textId="7F91B296" w:rsidR="00707548" w:rsidRDefault="00C809B7" w:rsidP="00022BB0">
      <w:pPr>
        <w:autoSpaceDE w:val="0"/>
        <w:autoSpaceDN w:val="0"/>
        <w:adjustRightInd w:val="0"/>
        <w:spacing w:after="0" w:line="240" w:lineRule="auto"/>
        <w:jc w:val="left"/>
        <w:rPr>
          <w:rFonts w:ascii="Times New Roman" w:hAnsi="Times New Roman" w:cs="Times New Roman"/>
          <w:sz w:val="24"/>
          <w:szCs w:val="24"/>
          <w:lang w:val="en-US"/>
        </w:rPr>
      </w:pPr>
      <w:r w:rsidRPr="00C809B7">
        <w:rPr>
          <w:rFonts w:ascii="Times New Roman" w:hAnsi="Times New Roman" w:cs="Times New Roman"/>
          <w:sz w:val="24"/>
          <w:szCs w:val="24"/>
          <w:lang w:val="en-US"/>
        </w:rPr>
        <w:t>The Heart Disease Dataset is a dataset that is used to predict the risk of heart disease based on several types of health-related factors. The structure of this dataset allows for analysis and prediction of an individual's likelihood of having heart disease or not.</w:t>
      </w:r>
    </w:p>
    <w:p w14:paraId="266FF5CE" w14:textId="30359569" w:rsidR="000E41FF" w:rsidRDefault="000E41FF" w:rsidP="00022BB0">
      <w:pPr>
        <w:autoSpaceDE w:val="0"/>
        <w:autoSpaceDN w:val="0"/>
        <w:adjustRightInd w:val="0"/>
        <w:spacing w:after="0" w:line="240" w:lineRule="auto"/>
        <w:jc w:val="left"/>
        <w:rPr>
          <w:rFonts w:ascii="AppleSystemUIFont" w:hAnsi="AppleSystemUIFont" w:cs="AppleSystemUIFont"/>
          <w:sz w:val="26"/>
          <w:szCs w:val="26"/>
          <w:lang w:val="en-US"/>
        </w:rPr>
      </w:pPr>
    </w:p>
    <w:p w14:paraId="32B36773" w14:textId="46FDFE8A" w:rsidR="000E41FF" w:rsidRDefault="000E41FF" w:rsidP="000E41FF">
      <w:pPr>
        <w:autoSpaceDE w:val="0"/>
        <w:autoSpaceDN w:val="0"/>
        <w:adjustRightInd w:val="0"/>
        <w:spacing w:after="0" w:line="240" w:lineRule="auto"/>
        <w:jc w:val="left"/>
        <w:rPr>
          <w:rFonts w:ascii="Times New Roman" w:hAnsi="Times New Roman" w:cs="Times New Roman"/>
          <w:sz w:val="24"/>
          <w:szCs w:val="24"/>
          <w:lang w:val="en-US"/>
        </w:rPr>
      </w:pPr>
      <w:r w:rsidRPr="000E41FF">
        <w:rPr>
          <w:rFonts w:ascii="Times New Roman" w:hAnsi="Times New Roman" w:cs="Times New Roman" w:hint="cs"/>
          <w:sz w:val="24"/>
          <w:szCs w:val="24"/>
          <w:lang w:val="en-US"/>
        </w:rPr>
        <w:t xml:space="preserve">There are </w:t>
      </w:r>
      <w:r w:rsidR="00B7371B">
        <w:rPr>
          <w:rFonts w:ascii="Times New Roman" w:hAnsi="Times New Roman" w:cs="Times New Roman"/>
          <w:sz w:val="24"/>
          <w:szCs w:val="24"/>
          <w:lang w:val="en-US"/>
        </w:rPr>
        <w:t>1025</w:t>
      </w:r>
      <w:r w:rsidRPr="000E41FF">
        <w:rPr>
          <w:rFonts w:ascii="Times New Roman" w:hAnsi="Times New Roman" w:cs="Times New Roman" w:hint="cs"/>
          <w:sz w:val="24"/>
          <w:szCs w:val="24"/>
          <w:lang w:val="en-US"/>
        </w:rPr>
        <w:t xml:space="preserve"> records in the dataset, and each record has </w:t>
      </w:r>
      <w:r w:rsidR="00B7371B">
        <w:rPr>
          <w:rFonts w:ascii="Times New Roman" w:hAnsi="Times New Roman" w:cs="Times New Roman"/>
          <w:sz w:val="24"/>
          <w:szCs w:val="24"/>
          <w:lang w:val="en-US"/>
        </w:rPr>
        <w:t>14</w:t>
      </w:r>
      <w:r w:rsidRPr="000E41FF">
        <w:rPr>
          <w:rFonts w:ascii="Times New Roman" w:hAnsi="Times New Roman" w:cs="Times New Roman" w:hint="cs"/>
          <w:sz w:val="24"/>
          <w:szCs w:val="24"/>
          <w:lang w:val="en-US"/>
        </w:rPr>
        <w:t xml:space="preserve"> attributes. It focuses on health metrics particularly, including </w:t>
      </w:r>
      <w:r w:rsidR="00B7371B">
        <w:rPr>
          <w:rFonts w:ascii="Times New Roman" w:hAnsi="Times New Roman" w:cs="Times New Roman"/>
          <w:sz w:val="24"/>
          <w:szCs w:val="24"/>
          <w:lang w:val="en-US"/>
        </w:rPr>
        <w:t>age, sex, chest pain type, resting blood pressure, serum cholesterol, fasting blood sugar, resting electrocardiographic results, maximum heart rate, exercise</w:t>
      </w:r>
      <w:r w:rsidR="005F4D12">
        <w:rPr>
          <w:rFonts w:ascii="Times New Roman" w:hAnsi="Times New Roman" w:cs="Times New Roman"/>
          <w:sz w:val="24"/>
          <w:szCs w:val="24"/>
          <w:lang w:val="en-US"/>
        </w:rPr>
        <w:t xml:space="preserve"> </w:t>
      </w:r>
      <w:r w:rsidR="00B7371B">
        <w:rPr>
          <w:rFonts w:ascii="Times New Roman" w:hAnsi="Times New Roman" w:cs="Times New Roman"/>
          <w:sz w:val="24"/>
          <w:szCs w:val="24"/>
          <w:lang w:val="en-US"/>
        </w:rPr>
        <w:t xml:space="preserve">induced angina, oldpeak, the slope of the peak exercise ST segment, number of major vessels colored by flourosopy, thal, </w:t>
      </w:r>
      <w:r w:rsidRPr="000E41FF">
        <w:rPr>
          <w:rFonts w:ascii="Times New Roman" w:hAnsi="Times New Roman" w:cs="Times New Roman" w:hint="cs"/>
          <w:sz w:val="24"/>
          <w:szCs w:val="24"/>
          <w:lang w:val="en-US"/>
        </w:rPr>
        <w:t>and a target variable called "</w:t>
      </w:r>
      <w:r w:rsidR="00B7371B">
        <w:rPr>
          <w:rFonts w:ascii="Times New Roman" w:hAnsi="Times New Roman" w:cs="Times New Roman"/>
          <w:sz w:val="24"/>
          <w:szCs w:val="24"/>
          <w:lang w:val="en-US"/>
        </w:rPr>
        <w:t>target</w:t>
      </w:r>
      <w:r w:rsidRPr="000E41FF">
        <w:rPr>
          <w:rFonts w:ascii="Times New Roman" w:hAnsi="Times New Roman" w:cs="Times New Roman" w:hint="cs"/>
          <w:sz w:val="24"/>
          <w:szCs w:val="24"/>
          <w:lang w:val="en-US"/>
        </w:rPr>
        <w:t>," which indicates whether heart disease is present (1) or absent (0).</w:t>
      </w:r>
      <w:r w:rsidR="00BB28FE">
        <w:rPr>
          <w:rFonts w:ascii="Times New Roman" w:hAnsi="Times New Roman" w:cs="Times New Roman"/>
          <w:sz w:val="24"/>
          <w:szCs w:val="24"/>
          <w:lang w:val="en-US"/>
        </w:rPr>
        <w:t xml:space="preserve"> The dataset was acquired from “Kaggle” which holds a good reputation in providing real-world datasets.</w:t>
      </w:r>
    </w:p>
    <w:p w14:paraId="2434E828" w14:textId="1CBB1C2D" w:rsidR="00F83FB8" w:rsidRDefault="00F83FB8" w:rsidP="000E41FF">
      <w:pPr>
        <w:autoSpaceDE w:val="0"/>
        <w:autoSpaceDN w:val="0"/>
        <w:adjustRightInd w:val="0"/>
        <w:spacing w:after="0" w:line="240" w:lineRule="auto"/>
        <w:jc w:val="left"/>
        <w:rPr>
          <w:rFonts w:ascii="Times New Roman" w:hAnsi="Times New Roman" w:cs="Times New Roman"/>
          <w:sz w:val="24"/>
          <w:szCs w:val="24"/>
          <w:lang w:val="en-US"/>
        </w:rPr>
      </w:pPr>
    </w:p>
    <w:p w14:paraId="5134B56D" w14:textId="0537E7AE" w:rsidR="00F83FB8" w:rsidRDefault="00F83FB8" w:rsidP="000E41FF">
      <w:pPr>
        <w:autoSpaceDE w:val="0"/>
        <w:autoSpaceDN w:val="0"/>
        <w:adjustRightInd w:val="0"/>
        <w:spacing w:after="0" w:line="240" w:lineRule="auto"/>
        <w:jc w:val="left"/>
        <w:rPr>
          <w:rFonts w:ascii="Times New Roman" w:hAnsi="Times New Roman" w:cs="Times New Roman"/>
          <w:sz w:val="24"/>
          <w:szCs w:val="24"/>
          <w:lang w:val="en-US"/>
        </w:rPr>
      </w:pPr>
      <w:r w:rsidRPr="00F83FB8">
        <w:rPr>
          <w:rFonts w:ascii="Times New Roman" w:hAnsi="Times New Roman" w:cs="Times New Roman"/>
          <w:noProof/>
          <w:sz w:val="24"/>
          <w:szCs w:val="24"/>
          <w:lang w:val="en-US"/>
        </w:rPr>
        <w:lastRenderedPageBreak/>
        <w:drawing>
          <wp:inline distT="0" distB="0" distL="0" distR="0" wp14:anchorId="4CBFB97B" wp14:editId="28AC8DB5">
            <wp:extent cx="5943600" cy="308800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943600" cy="3088005"/>
                    </a:xfrm>
                    <a:prstGeom prst="rect">
                      <a:avLst/>
                    </a:prstGeom>
                  </pic:spPr>
                </pic:pic>
              </a:graphicData>
            </a:graphic>
          </wp:inline>
        </w:drawing>
      </w:r>
    </w:p>
    <w:p w14:paraId="19483D1B" w14:textId="035CED4F" w:rsidR="005F4D12" w:rsidRDefault="005F4D12" w:rsidP="000E41FF">
      <w:pPr>
        <w:autoSpaceDE w:val="0"/>
        <w:autoSpaceDN w:val="0"/>
        <w:adjustRightInd w:val="0"/>
        <w:spacing w:after="0" w:line="240" w:lineRule="auto"/>
        <w:jc w:val="left"/>
        <w:rPr>
          <w:rFonts w:ascii="Times New Roman" w:hAnsi="Times New Roman" w:cs="Times New Roman"/>
          <w:sz w:val="24"/>
          <w:szCs w:val="24"/>
          <w:lang w:val="en-US"/>
        </w:rPr>
      </w:pPr>
    </w:p>
    <w:p w14:paraId="12561F52" w14:textId="0CFC51BB" w:rsidR="005F4D12" w:rsidRDefault="005F4D12" w:rsidP="000E41FF">
      <w:pPr>
        <w:autoSpaceDE w:val="0"/>
        <w:autoSpaceDN w:val="0"/>
        <w:adjustRightInd w:val="0"/>
        <w:spacing w:after="0" w:line="240" w:lineRule="auto"/>
        <w:jc w:val="left"/>
        <w:rPr>
          <w:rFonts w:ascii="Times New Roman" w:hAnsi="Times New Roman" w:cs="Times New Roman"/>
          <w:sz w:val="24"/>
          <w:szCs w:val="24"/>
          <w:lang w:val="en-US"/>
        </w:rPr>
      </w:pPr>
    </w:p>
    <w:p w14:paraId="46D81B3F" w14:textId="77777777" w:rsidR="005F4D12" w:rsidRDefault="005F4D12" w:rsidP="000E41FF">
      <w:pPr>
        <w:autoSpaceDE w:val="0"/>
        <w:autoSpaceDN w:val="0"/>
        <w:adjustRightInd w:val="0"/>
        <w:spacing w:after="0" w:line="240" w:lineRule="auto"/>
        <w:jc w:val="left"/>
        <w:rPr>
          <w:rFonts w:ascii="Times New Roman" w:hAnsi="Times New Roman" w:cs="Times New Roman"/>
          <w:sz w:val="24"/>
          <w:szCs w:val="24"/>
          <w:lang w:val="en-US"/>
        </w:rPr>
      </w:pPr>
    </w:p>
    <w:p w14:paraId="0316BEFF" w14:textId="77777777" w:rsidR="00631F4E" w:rsidRPr="000E41FF" w:rsidRDefault="00631F4E" w:rsidP="000E41FF">
      <w:pPr>
        <w:autoSpaceDE w:val="0"/>
        <w:autoSpaceDN w:val="0"/>
        <w:adjustRightInd w:val="0"/>
        <w:spacing w:after="0" w:line="240" w:lineRule="auto"/>
        <w:jc w:val="left"/>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116"/>
        <w:gridCol w:w="3117"/>
        <w:gridCol w:w="3117"/>
      </w:tblGrid>
      <w:tr w:rsidR="00631F4E" w14:paraId="4E99D792" w14:textId="77777777" w:rsidTr="00631F4E">
        <w:tc>
          <w:tcPr>
            <w:tcW w:w="3116" w:type="dxa"/>
          </w:tcPr>
          <w:p w14:paraId="2393537E" w14:textId="4D33D988" w:rsidR="00631F4E" w:rsidRPr="00631F4E" w:rsidRDefault="00631F4E" w:rsidP="000E41FF">
            <w:pPr>
              <w:autoSpaceDE w:val="0"/>
              <w:autoSpaceDN w:val="0"/>
              <w:adjustRightInd w:val="0"/>
              <w:jc w:val="left"/>
              <w:rPr>
                <w:rFonts w:ascii="Times New Roman" w:hAnsi="Times New Roman" w:cs="Times New Roman"/>
                <w:b/>
                <w:bCs/>
                <w:sz w:val="24"/>
                <w:szCs w:val="24"/>
                <w:lang w:val="en-US"/>
              </w:rPr>
            </w:pPr>
            <w:r w:rsidRPr="00631F4E">
              <w:rPr>
                <w:rFonts w:ascii="Times New Roman" w:hAnsi="Times New Roman" w:cs="Times New Roman"/>
                <w:b/>
                <w:bCs/>
                <w:sz w:val="24"/>
                <w:szCs w:val="24"/>
                <w:lang w:val="en-US"/>
              </w:rPr>
              <w:t>Serial Number</w:t>
            </w:r>
          </w:p>
        </w:tc>
        <w:tc>
          <w:tcPr>
            <w:tcW w:w="3117" w:type="dxa"/>
          </w:tcPr>
          <w:p w14:paraId="65F6CF21" w14:textId="2F11D191" w:rsidR="00631F4E" w:rsidRPr="00631F4E" w:rsidRDefault="00631F4E" w:rsidP="000E41FF">
            <w:pPr>
              <w:autoSpaceDE w:val="0"/>
              <w:autoSpaceDN w:val="0"/>
              <w:adjustRightInd w:val="0"/>
              <w:jc w:val="left"/>
              <w:rPr>
                <w:rFonts w:ascii="Times New Roman" w:hAnsi="Times New Roman" w:cs="Times New Roman"/>
                <w:b/>
                <w:bCs/>
                <w:sz w:val="24"/>
                <w:szCs w:val="24"/>
                <w:lang w:val="en-US"/>
              </w:rPr>
            </w:pPr>
            <w:r w:rsidRPr="00631F4E">
              <w:rPr>
                <w:rFonts w:ascii="Times New Roman" w:hAnsi="Times New Roman" w:cs="Times New Roman"/>
                <w:b/>
                <w:bCs/>
                <w:sz w:val="24"/>
                <w:szCs w:val="24"/>
                <w:lang w:val="en-US"/>
              </w:rPr>
              <w:t>Name of the Attribute</w:t>
            </w:r>
          </w:p>
        </w:tc>
        <w:tc>
          <w:tcPr>
            <w:tcW w:w="3117" w:type="dxa"/>
          </w:tcPr>
          <w:p w14:paraId="48751455" w14:textId="58C28F5F" w:rsidR="00631F4E" w:rsidRPr="00631F4E" w:rsidRDefault="00631F4E" w:rsidP="000E41FF">
            <w:pPr>
              <w:autoSpaceDE w:val="0"/>
              <w:autoSpaceDN w:val="0"/>
              <w:adjustRightInd w:val="0"/>
              <w:jc w:val="left"/>
              <w:rPr>
                <w:rFonts w:ascii="Times New Roman" w:hAnsi="Times New Roman" w:cs="Times New Roman"/>
                <w:b/>
                <w:bCs/>
                <w:sz w:val="24"/>
                <w:szCs w:val="24"/>
                <w:lang w:val="en-US"/>
              </w:rPr>
            </w:pPr>
            <w:r w:rsidRPr="00631F4E">
              <w:rPr>
                <w:rFonts w:ascii="Times New Roman" w:hAnsi="Times New Roman" w:cs="Times New Roman"/>
                <w:b/>
                <w:bCs/>
                <w:sz w:val="24"/>
                <w:szCs w:val="24"/>
                <w:lang w:val="en-US"/>
              </w:rPr>
              <w:t>Description of the Attribute</w:t>
            </w:r>
          </w:p>
        </w:tc>
      </w:tr>
      <w:tr w:rsidR="005F4D12" w14:paraId="3A3E09AF" w14:textId="77777777" w:rsidTr="00631F4E">
        <w:tc>
          <w:tcPr>
            <w:tcW w:w="3116" w:type="dxa"/>
          </w:tcPr>
          <w:p w14:paraId="0A771985" w14:textId="79065FE7" w:rsidR="005F4D12"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117" w:type="dxa"/>
          </w:tcPr>
          <w:p w14:paraId="161ABA9E" w14:textId="35F6AA35" w:rsidR="005F4D12"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age</w:t>
            </w:r>
          </w:p>
        </w:tc>
        <w:tc>
          <w:tcPr>
            <w:tcW w:w="3117" w:type="dxa"/>
          </w:tcPr>
          <w:p w14:paraId="1A75F4D3" w14:textId="2C87DB60" w:rsidR="005F4D12"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Age of patient</w:t>
            </w:r>
          </w:p>
        </w:tc>
      </w:tr>
      <w:tr w:rsidR="00631F4E" w14:paraId="4F11C205" w14:textId="77777777" w:rsidTr="00631F4E">
        <w:tc>
          <w:tcPr>
            <w:tcW w:w="3116" w:type="dxa"/>
          </w:tcPr>
          <w:p w14:paraId="0CFA0152" w14:textId="4B84FBB0"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117" w:type="dxa"/>
          </w:tcPr>
          <w:p w14:paraId="6E116DAB" w14:textId="16767AEA"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sex</w:t>
            </w:r>
          </w:p>
        </w:tc>
        <w:tc>
          <w:tcPr>
            <w:tcW w:w="3117" w:type="dxa"/>
          </w:tcPr>
          <w:p w14:paraId="2DA932E2" w14:textId="23D9C1E5"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Gender of Patient</w:t>
            </w:r>
          </w:p>
        </w:tc>
      </w:tr>
      <w:tr w:rsidR="00631F4E" w14:paraId="26D23822" w14:textId="77777777" w:rsidTr="00631F4E">
        <w:tc>
          <w:tcPr>
            <w:tcW w:w="3116" w:type="dxa"/>
          </w:tcPr>
          <w:p w14:paraId="774D2350" w14:textId="47B87BCF"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117" w:type="dxa"/>
          </w:tcPr>
          <w:p w14:paraId="6550AAAC" w14:textId="0980A2C3"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cp</w:t>
            </w:r>
          </w:p>
        </w:tc>
        <w:tc>
          <w:tcPr>
            <w:tcW w:w="3117" w:type="dxa"/>
          </w:tcPr>
          <w:p w14:paraId="62B07700" w14:textId="1B71C427"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Chest Pain Type</w:t>
            </w:r>
            <w:r w:rsidR="00F674ED">
              <w:rPr>
                <w:rFonts w:ascii="Times New Roman" w:hAnsi="Times New Roman" w:cs="Times New Roman"/>
                <w:sz w:val="24"/>
                <w:szCs w:val="24"/>
                <w:lang w:val="en-US"/>
              </w:rPr>
              <w:t xml:space="preserve"> (4 values)</w:t>
            </w:r>
          </w:p>
        </w:tc>
      </w:tr>
      <w:tr w:rsidR="00631F4E" w14:paraId="38861206" w14:textId="77777777" w:rsidTr="00631F4E">
        <w:tc>
          <w:tcPr>
            <w:tcW w:w="3116" w:type="dxa"/>
          </w:tcPr>
          <w:p w14:paraId="69C030DD" w14:textId="0B728B1F"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117" w:type="dxa"/>
          </w:tcPr>
          <w:p w14:paraId="0D1F7730" w14:textId="0109C1E9"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trestbps</w:t>
            </w:r>
          </w:p>
        </w:tc>
        <w:tc>
          <w:tcPr>
            <w:tcW w:w="3117" w:type="dxa"/>
          </w:tcPr>
          <w:p w14:paraId="0B2C2B4E" w14:textId="489FC62B"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Resting Blood Pressure</w:t>
            </w:r>
          </w:p>
        </w:tc>
      </w:tr>
      <w:tr w:rsidR="00631F4E" w14:paraId="3469126B" w14:textId="77777777" w:rsidTr="00631F4E">
        <w:tc>
          <w:tcPr>
            <w:tcW w:w="3116" w:type="dxa"/>
          </w:tcPr>
          <w:p w14:paraId="0A6E3CFC" w14:textId="444FCC59"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117" w:type="dxa"/>
          </w:tcPr>
          <w:p w14:paraId="422649FE" w14:textId="3BBB4351"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 chol</w:t>
            </w:r>
          </w:p>
        </w:tc>
        <w:tc>
          <w:tcPr>
            <w:tcW w:w="3117" w:type="dxa"/>
          </w:tcPr>
          <w:p w14:paraId="51F162D3" w14:textId="25C90BDF"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Serum Cholestrol</w:t>
            </w:r>
            <w:r w:rsidR="00F674ED">
              <w:rPr>
                <w:rFonts w:ascii="Times New Roman" w:hAnsi="Times New Roman" w:cs="Times New Roman"/>
                <w:sz w:val="24"/>
                <w:szCs w:val="24"/>
                <w:lang w:val="en-US"/>
              </w:rPr>
              <w:t xml:space="preserve"> in mg/dl</w:t>
            </w:r>
          </w:p>
        </w:tc>
      </w:tr>
      <w:tr w:rsidR="00631F4E" w14:paraId="08AC4233" w14:textId="77777777" w:rsidTr="00631F4E">
        <w:tc>
          <w:tcPr>
            <w:tcW w:w="3116" w:type="dxa"/>
          </w:tcPr>
          <w:p w14:paraId="3DF45D93" w14:textId="445F52FD"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117" w:type="dxa"/>
          </w:tcPr>
          <w:p w14:paraId="62B6ADE9" w14:textId="261DDE21"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fbs</w:t>
            </w:r>
          </w:p>
        </w:tc>
        <w:tc>
          <w:tcPr>
            <w:tcW w:w="3117" w:type="dxa"/>
          </w:tcPr>
          <w:p w14:paraId="153AB7DC" w14:textId="54F5E7F4"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Fasting Blood Sugar</w:t>
            </w:r>
            <w:r w:rsidR="00F674ED">
              <w:rPr>
                <w:rFonts w:ascii="Times New Roman" w:hAnsi="Times New Roman" w:cs="Times New Roman"/>
                <w:sz w:val="24"/>
                <w:szCs w:val="24"/>
                <w:lang w:val="en-US"/>
              </w:rPr>
              <w:t xml:space="preserve"> &gt; 120 mg/dl</w:t>
            </w:r>
          </w:p>
        </w:tc>
      </w:tr>
      <w:tr w:rsidR="00631F4E" w14:paraId="232ACFDF" w14:textId="77777777" w:rsidTr="00631F4E">
        <w:tc>
          <w:tcPr>
            <w:tcW w:w="3116" w:type="dxa"/>
          </w:tcPr>
          <w:p w14:paraId="537458BF" w14:textId="17FF99E4"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117" w:type="dxa"/>
          </w:tcPr>
          <w:p w14:paraId="317D7666" w14:textId="3F4B45AE"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restecg</w:t>
            </w:r>
          </w:p>
        </w:tc>
        <w:tc>
          <w:tcPr>
            <w:tcW w:w="3117" w:type="dxa"/>
          </w:tcPr>
          <w:p w14:paraId="3533E6D2" w14:textId="3CA106B5"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Resting Electrocardiographic Results</w:t>
            </w:r>
          </w:p>
        </w:tc>
      </w:tr>
      <w:tr w:rsidR="00631F4E" w14:paraId="24CC01A5" w14:textId="77777777" w:rsidTr="00631F4E">
        <w:tc>
          <w:tcPr>
            <w:tcW w:w="3116" w:type="dxa"/>
          </w:tcPr>
          <w:p w14:paraId="3C755FB9" w14:textId="43BF7B79"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117" w:type="dxa"/>
          </w:tcPr>
          <w:p w14:paraId="7DE62182" w14:textId="44BC9223"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thalach</w:t>
            </w:r>
          </w:p>
        </w:tc>
        <w:tc>
          <w:tcPr>
            <w:tcW w:w="3117" w:type="dxa"/>
          </w:tcPr>
          <w:p w14:paraId="00A06840" w14:textId="0B5949B3"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Maximum heart beat</w:t>
            </w:r>
          </w:p>
        </w:tc>
      </w:tr>
      <w:tr w:rsidR="00631F4E" w14:paraId="22B28C93" w14:textId="77777777" w:rsidTr="00631F4E">
        <w:tc>
          <w:tcPr>
            <w:tcW w:w="3116" w:type="dxa"/>
          </w:tcPr>
          <w:p w14:paraId="4167D8BB" w14:textId="23F09AEA"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3117" w:type="dxa"/>
          </w:tcPr>
          <w:p w14:paraId="47F24F58" w14:textId="336DECC1"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exang</w:t>
            </w:r>
          </w:p>
        </w:tc>
        <w:tc>
          <w:tcPr>
            <w:tcW w:w="3117" w:type="dxa"/>
          </w:tcPr>
          <w:p w14:paraId="35DAB730" w14:textId="5EE5D517"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Exercise Induced Angina</w:t>
            </w:r>
          </w:p>
        </w:tc>
      </w:tr>
      <w:tr w:rsidR="00631F4E" w14:paraId="09412AA9" w14:textId="77777777" w:rsidTr="00631F4E">
        <w:tc>
          <w:tcPr>
            <w:tcW w:w="3116" w:type="dxa"/>
          </w:tcPr>
          <w:p w14:paraId="36C7989A" w14:textId="53C79239"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117" w:type="dxa"/>
          </w:tcPr>
          <w:p w14:paraId="22362470" w14:textId="7CBEBDA9"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oldpeak</w:t>
            </w:r>
          </w:p>
        </w:tc>
        <w:tc>
          <w:tcPr>
            <w:tcW w:w="3117" w:type="dxa"/>
          </w:tcPr>
          <w:p w14:paraId="1220A406" w14:textId="53C58990"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Oldpeak</w:t>
            </w:r>
          </w:p>
        </w:tc>
      </w:tr>
      <w:tr w:rsidR="00631F4E" w14:paraId="27C78619" w14:textId="77777777" w:rsidTr="00631F4E">
        <w:tc>
          <w:tcPr>
            <w:tcW w:w="3116" w:type="dxa"/>
          </w:tcPr>
          <w:p w14:paraId="240E5CE1" w14:textId="0CD1598C"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3117" w:type="dxa"/>
          </w:tcPr>
          <w:p w14:paraId="560DE227" w14:textId="6EA4ABA4"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slope</w:t>
            </w:r>
          </w:p>
        </w:tc>
        <w:tc>
          <w:tcPr>
            <w:tcW w:w="3117" w:type="dxa"/>
          </w:tcPr>
          <w:p w14:paraId="6DA9D7C5" w14:textId="7B4C81E1"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The slope of the peak exercise</w:t>
            </w:r>
          </w:p>
        </w:tc>
      </w:tr>
      <w:tr w:rsidR="00631F4E" w14:paraId="2ABEA35F" w14:textId="77777777" w:rsidTr="00631F4E">
        <w:tc>
          <w:tcPr>
            <w:tcW w:w="3116" w:type="dxa"/>
          </w:tcPr>
          <w:p w14:paraId="2C70255B" w14:textId="4E907BB3"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3117" w:type="dxa"/>
          </w:tcPr>
          <w:p w14:paraId="6555D758" w14:textId="0E35C222"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ca</w:t>
            </w:r>
          </w:p>
        </w:tc>
        <w:tc>
          <w:tcPr>
            <w:tcW w:w="3117" w:type="dxa"/>
          </w:tcPr>
          <w:p w14:paraId="29332928" w14:textId="7C72FEC0" w:rsidR="00631F4E" w:rsidRDefault="00F674ED"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Number of major vessels (0-3) colored by flourosopy</w:t>
            </w:r>
          </w:p>
        </w:tc>
      </w:tr>
      <w:tr w:rsidR="00631F4E" w14:paraId="0B9FF4F6" w14:textId="77777777" w:rsidTr="00631F4E">
        <w:tc>
          <w:tcPr>
            <w:tcW w:w="3116" w:type="dxa"/>
          </w:tcPr>
          <w:p w14:paraId="6E8E440F" w14:textId="13E604EF"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3117" w:type="dxa"/>
          </w:tcPr>
          <w:p w14:paraId="62D5D767" w14:textId="2CC435B6"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thal</w:t>
            </w:r>
          </w:p>
        </w:tc>
        <w:tc>
          <w:tcPr>
            <w:tcW w:w="3117" w:type="dxa"/>
          </w:tcPr>
          <w:p w14:paraId="40B5703F" w14:textId="74AB4F61" w:rsidR="00631F4E" w:rsidRDefault="00F674ED"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Thal: 0 = normal; 1: fixed defect, 2 = reversable defect</w:t>
            </w:r>
          </w:p>
        </w:tc>
      </w:tr>
      <w:tr w:rsidR="00631F4E" w14:paraId="21B00F24" w14:textId="77777777" w:rsidTr="00631F4E">
        <w:tc>
          <w:tcPr>
            <w:tcW w:w="3116" w:type="dxa"/>
          </w:tcPr>
          <w:p w14:paraId="12852D34" w14:textId="1AA141DF"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3117" w:type="dxa"/>
          </w:tcPr>
          <w:p w14:paraId="1A23E156" w14:textId="08080AC6" w:rsidR="00631F4E" w:rsidRDefault="005F4D12"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target</w:t>
            </w:r>
          </w:p>
        </w:tc>
        <w:tc>
          <w:tcPr>
            <w:tcW w:w="3117" w:type="dxa"/>
          </w:tcPr>
          <w:p w14:paraId="6D88519E" w14:textId="4BF5F36A" w:rsidR="00631F4E" w:rsidRDefault="00F674ED" w:rsidP="000E41FF">
            <w:pPr>
              <w:autoSpaceDE w:val="0"/>
              <w:autoSpaceDN w:val="0"/>
              <w:adjustRightInd w:val="0"/>
              <w:jc w:val="left"/>
              <w:rPr>
                <w:rFonts w:ascii="Times New Roman" w:hAnsi="Times New Roman" w:cs="Times New Roman"/>
                <w:sz w:val="24"/>
                <w:szCs w:val="24"/>
                <w:lang w:val="en-US"/>
              </w:rPr>
            </w:pPr>
            <w:r>
              <w:rPr>
                <w:rFonts w:ascii="Times New Roman" w:hAnsi="Times New Roman" w:cs="Times New Roman"/>
                <w:sz w:val="24"/>
                <w:szCs w:val="24"/>
                <w:lang w:val="en-US"/>
              </w:rPr>
              <w:t xml:space="preserve">Outcome: 1= </w:t>
            </w:r>
            <w:r w:rsidR="00B24586">
              <w:rPr>
                <w:rFonts w:ascii="Times New Roman" w:hAnsi="Times New Roman" w:cs="Times New Roman"/>
                <w:sz w:val="24"/>
                <w:szCs w:val="24"/>
                <w:lang w:val="en-US"/>
              </w:rPr>
              <w:t xml:space="preserve">Presence of </w:t>
            </w:r>
            <w:r>
              <w:rPr>
                <w:rFonts w:ascii="Times New Roman" w:hAnsi="Times New Roman" w:cs="Times New Roman"/>
                <w:sz w:val="24"/>
                <w:szCs w:val="24"/>
                <w:lang w:val="en-US"/>
              </w:rPr>
              <w:t xml:space="preserve">Disease, 0= </w:t>
            </w:r>
            <w:r w:rsidR="00B24586">
              <w:rPr>
                <w:rFonts w:ascii="Times New Roman" w:hAnsi="Times New Roman" w:cs="Times New Roman"/>
                <w:sz w:val="24"/>
                <w:szCs w:val="24"/>
                <w:lang w:val="en-US"/>
              </w:rPr>
              <w:t xml:space="preserve">Absence of </w:t>
            </w:r>
            <w:r>
              <w:rPr>
                <w:rFonts w:ascii="Times New Roman" w:hAnsi="Times New Roman" w:cs="Times New Roman"/>
                <w:sz w:val="24"/>
                <w:szCs w:val="24"/>
                <w:lang w:val="en-US"/>
              </w:rPr>
              <w:t>disease</w:t>
            </w:r>
          </w:p>
        </w:tc>
      </w:tr>
    </w:tbl>
    <w:p w14:paraId="05010C14" w14:textId="77777777" w:rsidR="000E41FF" w:rsidRPr="000E41FF" w:rsidRDefault="000E41FF" w:rsidP="000E41FF">
      <w:pPr>
        <w:autoSpaceDE w:val="0"/>
        <w:autoSpaceDN w:val="0"/>
        <w:adjustRightInd w:val="0"/>
        <w:spacing w:after="0" w:line="240" w:lineRule="auto"/>
        <w:jc w:val="left"/>
        <w:rPr>
          <w:rFonts w:ascii="Times New Roman" w:hAnsi="Times New Roman" w:cs="Times New Roman"/>
          <w:sz w:val="24"/>
          <w:szCs w:val="24"/>
          <w:lang w:val="en-US"/>
        </w:rPr>
      </w:pPr>
    </w:p>
    <w:p w14:paraId="12B1B21E" w14:textId="44898934" w:rsidR="000E41FF" w:rsidRDefault="000E41FF" w:rsidP="000E41FF">
      <w:pPr>
        <w:autoSpaceDE w:val="0"/>
        <w:autoSpaceDN w:val="0"/>
        <w:adjustRightInd w:val="0"/>
        <w:spacing w:after="0" w:line="240" w:lineRule="auto"/>
        <w:jc w:val="left"/>
        <w:rPr>
          <w:rFonts w:ascii="Times New Roman" w:hAnsi="Times New Roman" w:cs="Times New Roman"/>
          <w:sz w:val="24"/>
          <w:szCs w:val="24"/>
          <w:lang w:val="en-US"/>
        </w:rPr>
      </w:pPr>
      <w:r w:rsidRPr="000E41FF">
        <w:rPr>
          <w:rFonts w:ascii="Times New Roman" w:hAnsi="Times New Roman" w:cs="Times New Roman" w:hint="cs"/>
          <w:sz w:val="24"/>
          <w:szCs w:val="24"/>
          <w:lang w:val="en-US"/>
        </w:rPr>
        <w:lastRenderedPageBreak/>
        <w:t>Data Type: It indicates a combination of scalar and categorical data representing patients' health information. It consists of 8 scalar predictive variables and 1 categorical output (</w:t>
      </w:r>
      <w:r w:rsidR="00B7371B">
        <w:rPr>
          <w:rFonts w:ascii="Times New Roman" w:hAnsi="Times New Roman" w:cs="Times New Roman"/>
          <w:sz w:val="24"/>
          <w:szCs w:val="24"/>
          <w:lang w:val="en-US"/>
        </w:rPr>
        <w:t>target</w:t>
      </w:r>
      <w:r w:rsidRPr="000E41FF">
        <w:rPr>
          <w:rFonts w:ascii="Times New Roman" w:hAnsi="Times New Roman" w:cs="Times New Roman" w:hint="cs"/>
          <w:sz w:val="24"/>
          <w:szCs w:val="24"/>
          <w:lang w:val="en-US"/>
        </w:rPr>
        <w:t>).</w:t>
      </w:r>
    </w:p>
    <w:p w14:paraId="6C390A58" w14:textId="634EBFBD" w:rsidR="0053034B" w:rsidRDefault="0053034B" w:rsidP="000E41FF">
      <w:pPr>
        <w:autoSpaceDE w:val="0"/>
        <w:autoSpaceDN w:val="0"/>
        <w:adjustRightInd w:val="0"/>
        <w:spacing w:after="0" w:line="240" w:lineRule="auto"/>
        <w:jc w:val="left"/>
        <w:rPr>
          <w:rFonts w:ascii="Times New Roman" w:hAnsi="Times New Roman" w:cs="Times New Roman"/>
          <w:sz w:val="24"/>
          <w:szCs w:val="24"/>
          <w:lang w:val="en-US"/>
        </w:rPr>
      </w:pPr>
    </w:p>
    <w:p w14:paraId="18BA4EC1" w14:textId="757F61FC" w:rsidR="0053034B" w:rsidRDefault="0053034B" w:rsidP="0053034B">
      <w:pPr>
        <w:autoSpaceDE w:val="0"/>
        <w:autoSpaceDN w:val="0"/>
        <w:adjustRightInd w:val="0"/>
        <w:spacing w:after="0" w:line="240" w:lineRule="auto"/>
        <w:jc w:val="left"/>
        <w:rPr>
          <w:rFonts w:ascii="Times New Roman" w:hAnsi="Times New Roman" w:cs="Times New Roman"/>
          <w:sz w:val="24"/>
          <w:szCs w:val="24"/>
          <w:lang w:val="en-US"/>
        </w:rPr>
      </w:pPr>
      <w:r w:rsidRPr="0053034B">
        <w:rPr>
          <w:rFonts w:ascii="Times New Roman" w:hAnsi="Times New Roman" w:cs="Times New Roman"/>
          <w:sz w:val="24"/>
          <w:szCs w:val="24"/>
          <w:lang w:val="en-US"/>
        </w:rPr>
        <w:t>Volume: The dataset meets the criteria for being moderately big, meaning that it may be used for machine learning modelling without requiring an excessive amount of processing</w:t>
      </w:r>
      <w:r w:rsidR="00B7371B">
        <w:rPr>
          <w:rFonts w:ascii="Times New Roman" w:hAnsi="Times New Roman" w:cs="Times New Roman"/>
          <w:sz w:val="24"/>
          <w:szCs w:val="24"/>
          <w:lang w:val="en-US"/>
        </w:rPr>
        <w:t xml:space="preserve"> </w:t>
      </w:r>
      <w:r w:rsidRPr="0053034B">
        <w:rPr>
          <w:rFonts w:ascii="Times New Roman" w:hAnsi="Times New Roman" w:cs="Times New Roman"/>
          <w:sz w:val="24"/>
          <w:szCs w:val="24"/>
          <w:lang w:val="en-US"/>
        </w:rPr>
        <w:t xml:space="preserve">with a file size of </w:t>
      </w:r>
      <w:r w:rsidR="00974DDA">
        <w:rPr>
          <w:rFonts w:ascii="Times New Roman" w:hAnsi="Times New Roman" w:cs="Times New Roman"/>
          <w:sz w:val="24"/>
          <w:szCs w:val="24"/>
          <w:lang w:val="en-US"/>
        </w:rPr>
        <w:t>39</w:t>
      </w:r>
      <w:r w:rsidRPr="0053034B">
        <w:rPr>
          <w:rFonts w:ascii="Times New Roman" w:hAnsi="Times New Roman" w:cs="Times New Roman"/>
          <w:sz w:val="24"/>
          <w:szCs w:val="24"/>
          <w:lang w:val="en-US"/>
        </w:rPr>
        <w:t xml:space="preserve"> KB and </w:t>
      </w:r>
      <w:r w:rsidR="00974DDA">
        <w:rPr>
          <w:rFonts w:ascii="Times New Roman" w:hAnsi="Times New Roman" w:cs="Times New Roman"/>
          <w:sz w:val="24"/>
          <w:szCs w:val="24"/>
          <w:lang w:val="en-US"/>
        </w:rPr>
        <w:t>1025</w:t>
      </w:r>
      <w:r w:rsidRPr="0053034B">
        <w:rPr>
          <w:rFonts w:ascii="Times New Roman" w:hAnsi="Times New Roman" w:cs="Times New Roman"/>
          <w:sz w:val="24"/>
          <w:szCs w:val="24"/>
          <w:lang w:val="en-US"/>
        </w:rPr>
        <w:t xml:space="preserve"> instances</w:t>
      </w:r>
      <w:r w:rsidR="00B7371B">
        <w:rPr>
          <w:rFonts w:ascii="Times New Roman" w:hAnsi="Times New Roman" w:cs="Times New Roman"/>
          <w:sz w:val="24"/>
          <w:szCs w:val="24"/>
          <w:lang w:val="en-US"/>
        </w:rPr>
        <w:t>.</w:t>
      </w:r>
      <w:r w:rsidR="001879E7">
        <w:rPr>
          <w:rFonts w:ascii="Times New Roman" w:hAnsi="Times New Roman" w:cs="Times New Roman"/>
          <w:sz w:val="24"/>
          <w:szCs w:val="24"/>
          <w:lang w:val="en-US"/>
        </w:rPr>
        <w:t xml:space="preserve"> </w:t>
      </w:r>
    </w:p>
    <w:p w14:paraId="34C3846B" w14:textId="77777777" w:rsidR="0053034B" w:rsidRPr="0053034B" w:rsidRDefault="0053034B" w:rsidP="0053034B">
      <w:pPr>
        <w:autoSpaceDE w:val="0"/>
        <w:autoSpaceDN w:val="0"/>
        <w:adjustRightInd w:val="0"/>
        <w:spacing w:after="0" w:line="240" w:lineRule="auto"/>
        <w:jc w:val="left"/>
        <w:rPr>
          <w:rFonts w:ascii="Times New Roman" w:hAnsi="Times New Roman" w:cs="Times New Roman"/>
          <w:sz w:val="24"/>
          <w:szCs w:val="24"/>
          <w:lang w:val="en-US"/>
        </w:rPr>
      </w:pPr>
    </w:p>
    <w:p w14:paraId="3E6BF763" w14:textId="41963B5B" w:rsidR="0053034B" w:rsidRDefault="0053034B" w:rsidP="0053034B">
      <w:pPr>
        <w:autoSpaceDE w:val="0"/>
        <w:autoSpaceDN w:val="0"/>
        <w:adjustRightInd w:val="0"/>
        <w:spacing w:after="0" w:line="240" w:lineRule="auto"/>
        <w:jc w:val="left"/>
        <w:rPr>
          <w:rFonts w:ascii="Times New Roman" w:hAnsi="Times New Roman" w:cs="Times New Roman"/>
          <w:sz w:val="24"/>
          <w:szCs w:val="24"/>
          <w:lang w:val="en-US"/>
        </w:rPr>
      </w:pPr>
      <w:r w:rsidRPr="0053034B">
        <w:rPr>
          <w:rFonts w:ascii="Times New Roman" w:hAnsi="Times New Roman" w:cs="Times New Roman"/>
          <w:sz w:val="24"/>
          <w:szCs w:val="24"/>
          <w:lang w:val="en-US"/>
        </w:rPr>
        <w:t>Variables: The attributes in the dataset are primarily numerical and represent parameters related to health. The "</w:t>
      </w:r>
      <w:r w:rsidR="00036114">
        <w:rPr>
          <w:rFonts w:ascii="Times New Roman" w:hAnsi="Times New Roman" w:cs="Times New Roman"/>
          <w:sz w:val="24"/>
          <w:szCs w:val="24"/>
          <w:lang w:val="en-US"/>
        </w:rPr>
        <w:t>target</w:t>
      </w:r>
      <w:r w:rsidRPr="0053034B">
        <w:rPr>
          <w:rFonts w:ascii="Times New Roman" w:hAnsi="Times New Roman" w:cs="Times New Roman"/>
          <w:sz w:val="24"/>
          <w:szCs w:val="24"/>
          <w:lang w:val="en-US"/>
        </w:rPr>
        <w:t>" variable, on the other hand, highlights the existence or absence of heart disease and functions as a categorical indicator.</w:t>
      </w:r>
    </w:p>
    <w:p w14:paraId="4D8D2205" w14:textId="77777777" w:rsidR="0053034B" w:rsidRPr="0053034B" w:rsidRDefault="0053034B" w:rsidP="0053034B">
      <w:pPr>
        <w:autoSpaceDE w:val="0"/>
        <w:autoSpaceDN w:val="0"/>
        <w:adjustRightInd w:val="0"/>
        <w:spacing w:after="0" w:line="240" w:lineRule="auto"/>
        <w:jc w:val="left"/>
        <w:rPr>
          <w:rFonts w:ascii="Times New Roman" w:hAnsi="Times New Roman" w:cs="Times New Roman"/>
          <w:sz w:val="24"/>
          <w:szCs w:val="24"/>
          <w:lang w:val="en-US"/>
        </w:rPr>
      </w:pPr>
    </w:p>
    <w:p w14:paraId="0873003F" w14:textId="4F8E8A2A" w:rsidR="00707548" w:rsidRDefault="0053034B" w:rsidP="0053034B">
      <w:pPr>
        <w:autoSpaceDE w:val="0"/>
        <w:autoSpaceDN w:val="0"/>
        <w:adjustRightInd w:val="0"/>
        <w:spacing w:after="0" w:line="240" w:lineRule="auto"/>
        <w:jc w:val="left"/>
        <w:rPr>
          <w:rFonts w:ascii="Times New Roman" w:hAnsi="Times New Roman" w:cs="Times New Roman"/>
          <w:sz w:val="24"/>
          <w:szCs w:val="24"/>
          <w:lang w:val="en-US"/>
        </w:rPr>
      </w:pPr>
      <w:r w:rsidRPr="0053034B">
        <w:rPr>
          <w:rFonts w:ascii="Times New Roman" w:hAnsi="Times New Roman" w:cs="Times New Roman"/>
          <w:sz w:val="24"/>
          <w:szCs w:val="24"/>
          <w:lang w:val="en-US"/>
        </w:rPr>
        <w:t>File Format: It is available in the popular CSV (Comma-Separated Values) format, which makes it easy to work with and integrate data into Python environments</w:t>
      </w:r>
      <w:r w:rsidR="00036114">
        <w:rPr>
          <w:rFonts w:ascii="Times New Roman" w:hAnsi="Times New Roman" w:cs="Times New Roman"/>
          <w:sz w:val="24"/>
          <w:szCs w:val="24"/>
          <w:lang w:val="en-US"/>
        </w:rPr>
        <w:t xml:space="preserve"> </w:t>
      </w:r>
      <w:r w:rsidRPr="0053034B">
        <w:rPr>
          <w:rFonts w:ascii="Times New Roman" w:hAnsi="Times New Roman" w:cs="Times New Roman"/>
          <w:sz w:val="24"/>
          <w:szCs w:val="24"/>
          <w:lang w:val="en-US"/>
        </w:rPr>
        <w:t>particularly when using tools like Pandas.</w:t>
      </w:r>
    </w:p>
    <w:p w14:paraId="34E86A3F" w14:textId="5340C395" w:rsidR="00E339F1" w:rsidRDefault="00E339F1" w:rsidP="0053034B">
      <w:pPr>
        <w:autoSpaceDE w:val="0"/>
        <w:autoSpaceDN w:val="0"/>
        <w:adjustRightInd w:val="0"/>
        <w:spacing w:after="0" w:line="240" w:lineRule="auto"/>
        <w:jc w:val="left"/>
        <w:rPr>
          <w:rFonts w:ascii="Times New Roman" w:hAnsi="Times New Roman" w:cs="Times New Roman"/>
          <w:sz w:val="24"/>
          <w:szCs w:val="24"/>
          <w:lang w:val="en-US"/>
        </w:rPr>
      </w:pPr>
    </w:p>
    <w:p w14:paraId="0C81BDA3" w14:textId="77777777" w:rsidR="00E339F1" w:rsidRP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r w:rsidRPr="00E339F1">
        <w:rPr>
          <w:rFonts w:ascii="Times New Roman" w:hAnsi="Times New Roman" w:cs="Times New Roman"/>
          <w:sz w:val="24"/>
          <w:szCs w:val="24"/>
          <w:lang w:val="en-US"/>
        </w:rPr>
        <w:t>Usability: The dataset requires minimum preprocessing for machine learning analysis because it is extremely well-structured. Its CSV structure and cleanliness make it easier to use in machine learning processes.</w:t>
      </w:r>
    </w:p>
    <w:p w14:paraId="6854DBD2" w14:textId="77777777" w:rsidR="00E339F1" w:rsidRP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p>
    <w:p w14:paraId="1A81FDAE" w14:textId="165594C1" w:rsidR="00E339F1" w:rsidRDefault="005F4D12" w:rsidP="00E339F1">
      <w:pPr>
        <w:autoSpaceDE w:val="0"/>
        <w:autoSpaceDN w:val="0"/>
        <w:adjustRightInd w:val="0"/>
        <w:spacing w:after="0" w:line="240" w:lineRule="auto"/>
        <w:jc w:val="left"/>
        <w:rPr>
          <w:rFonts w:ascii="Times New Roman" w:hAnsi="Times New Roman" w:cs="Times New Roman"/>
          <w:sz w:val="24"/>
          <w:szCs w:val="24"/>
          <w:lang w:val="en-US"/>
        </w:rPr>
      </w:pPr>
      <w:r>
        <w:rPr>
          <w:rFonts w:ascii="Times New Roman" w:hAnsi="Times New Roman" w:cs="Times New Roman"/>
          <w:sz w:val="24"/>
          <w:szCs w:val="24"/>
          <w:lang w:val="en-US"/>
        </w:rPr>
        <w:t>Veracity</w:t>
      </w:r>
      <w:r w:rsidR="00E339F1" w:rsidRPr="00E339F1">
        <w:rPr>
          <w:rFonts w:ascii="Times New Roman" w:hAnsi="Times New Roman" w:cs="Times New Roman"/>
          <w:sz w:val="24"/>
          <w:szCs w:val="24"/>
          <w:lang w:val="en-US"/>
        </w:rPr>
        <w:t>: This dataset is considered dependable in the field of machine learning because it does not contain any errors or missing values. Like real-world health data, though, it may include some outliers that call for cautious handling.</w:t>
      </w:r>
    </w:p>
    <w:p w14:paraId="3026D7C2" w14:textId="5D2FEFB6" w:rsidR="001879E7" w:rsidRDefault="001879E7" w:rsidP="00E339F1">
      <w:pPr>
        <w:autoSpaceDE w:val="0"/>
        <w:autoSpaceDN w:val="0"/>
        <w:adjustRightInd w:val="0"/>
        <w:spacing w:after="0" w:line="240" w:lineRule="auto"/>
        <w:jc w:val="left"/>
        <w:rPr>
          <w:rFonts w:ascii="Times New Roman" w:hAnsi="Times New Roman" w:cs="Times New Roman"/>
          <w:sz w:val="24"/>
          <w:szCs w:val="24"/>
          <w:lang w:val="en-US"/>
        </w:rPr>
      </w:pPr>
    </w:p>
    <w:p w14:paraId="130C08D7" w14:textId="6F45F40C" w:rsidR="001879E7" w:rsidRDefault="001879E7" w:rsidP="00E339F1">
      <w:pPr>
        <w:autoSpaceDE w:val="0"/>
        <w:autoSpaceDN w:val="0"/>
        <w:adjustRightInd w:val="0"/>
        <w:spacing w:after="0" w:line="240" w:lineRule="auto"/>
        <w:jc w:val="left"/>
        <w:rPr>
          <w:rFonts w:ascii="Times New Roman" w:hAnsi="Times New Roman" w:cs="Times New Roman"/>
          <w:sz w:val="24"/>
          <w:szCs w:val="24"/>
          <w:lang w:val="en-US"/>
        </w:rPr>
      </w:pPr>
      <w:r w:rsidRPr="001879E7">
        <w:rPr>
          <w:rFonts w:ascii="Times New Roman" w:hAnsi="Times New Roman" w:cs="Times New Roman"/>
          <w:noProof/>
          <w:sz w:val="24"/>
          <w:szCs w:val="24"/>
          <w:lang w:val="en-US"/>
        </w:rPr>
        <w:drawing>
          <wp:inline distT="0" distB="0" distL="0" distR="0" wp14:anchorId="69B06578" wp14:editId="719A63A1">
            <wp:extent cx="5942904" cy="3390908"/>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10"/>
                    <a:srcRect l="974" t="16280" r="-974" b="8"/>
                    <a:stretch/>
                  </pic:blipFill>
                  <pic:spPr bwMode="auto">
                    <a:xfrm>
                      <a:off x="0" y="0"/>
                      <a:ext cx="5950878" cy="3395458"/>
                    </a:xfrm>
                    <a:prstGeom prst="rect">
                      <a:avLst/>
                    </a:prstGeom>
                    <a:ln>
                      <a:noFill/>
                    </a:ln>
                    <a:extLst>
                      <a:ext uri="{53640926-AAD7-44D8-BBD7-CCE9431645EC}">
                        <a14:shadowObscured xmlns:a14="http://schemas.microsoft.com/office/drawing/2010/main"/>
                      </a:ext>
                    </a:extLst>
                  </pic:spPr>
                </pic:pic>
              </a:graphicData>
            </a:graphic>
          </wp:inline>
        </w:drawing>
      </w:r>
    </w:p>
    <w:p w14:paraId="2AE52FF7" w14:textId="3A85378C" w:rsid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p>
    <w:p w14:paraId="23B0B8D9" w14:textId="2189A830" w:rsidR="00A5260F" w:rsidRDefault="00A5260F" w:rsidP="00E339F1">
      <w:pPr>
        <w:autoSpaceDE w:val="0"/>
        <w:autoSpaceDN w:val="0"/>
        <w:adjustRightInd w:val="0"/>
        <w:spacing w:after="0" w:line="240" w:lineRule="auto"/>
        <w:jc w:val="left"/>
        <w:rPr>
          <w:rFonts w:ascii="Times New Roman" w:hAnsi="Times New Roman" w:cs="Times New Roman"/>
          <w:sz w:val="24"/>
          <w:szCs w:val="24"/>
          <w:lang w:val="en-US"/>
        </w:rPr>
      </w:pPr>
      <w:r w:rsidRPr="00A5260F">
        <w:rPr>
          <w:rFonts w:ascii="Times New Roman" w:hAnsi="Times New Roman" w:cs="Times New Roman"/>
          <w:noProof/>
          <w:sz w:val="24"/>
          <w:szCs w:val="24"/>
          <w:lang w:val="en-US"/>
        </w:rPr>
        <w:lastRenderedPageBreak/>
        <w:drawing>
          <wp:inline distT="0" distB="0" distL="0" distR="0" wp14:anchorId="71AA7B07" wp14:editId="343EAD0F">
            <wp:extent cx="2349500" cy="3670300"/>
            <wp:effectExtent l="0" t="0" r="0" b="0"/>
            <wp:docPr id="19"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code&#10;&#10;Description automatically generated"/>
                    <pic:cNvPicPr/>
                  </pic:nvPicPr>
                  <pic:blipFill>
                    <a:blip r:embed="rId11"/>
                    <a:stretch>
                      <a:fillRect/>
                    </a:stretch>
                  </pic:blipFill>
                  <pic:spPr>
                    <a:xfrm>
                      <a:off x="0" y="0"/>
                      <a:ext cx="2349500" cy="3670300"/>
                    </a:xfrm>
                    <a:prstGeom prst="rect">
                      <a:avLst/>
                    </a:prstGeom>
                  </pic:spPr>
                </pic:pic>
              </a:graphicData>
            </a:graphic>
          </wp:inline>
        </w:drawing>
      </w:r>
    </w:p>
    <w:p w14:paraId="390606C4" w14:textId="77777777" w:rsidR="0012334C" w:rsidRPr="00E339F1" w:rsidRDefault="0012334C" w:rsidP="00E339F1">
      <w:pPr>
        <w:autoSpaceDE w:val="0"/>
        <w:autoSpaceDN w:val="0"/>
        <w:adjustRightInd w:val="0"/>
        <w:spacing w:after="0" w:line="240" w:lineRule="auto"/>
        <w:jc w:val="left"/>
        <w:rPr>
          <w:rFonts w:ascii="Times New Roman" w:hAnsi="Times New Roman" w:cs="Times New Roman"/>
          <w:sz w:val="24"/>
          <w:szCs w:val="24"/>
          <w:lang w:val="en-US"/>
        </w:rPr>
      </w:pPr>
    </w:p>
    <w:p w14:paraId="07EDAF64" w14:textId="25370C1F" w:rsid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r w:rsidRPr="00E339F1">
        <w:rPr>
          <w:rFonts w:ascii="Times New Roman" w:hAnsi="Times New Roman" w:cs="Times New Roman"/>
          <w:sz w:val="24"/>
          <w:szCs w:val="24"/>
          <w:lang w:val="en-US"/>
        </w:rPr>
        <w:t>Time Relevance: Because the dataset does not have time stamps, it is historical health-related data that may always be used for analysis, regardless of how old it may be.</w:t>
      </w:r>
    </w:p>
    <w:p w14:paraId="4BD8B4BD" w14:textId="77777777" w:rsidR="00E339F1" w:rsidRP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p>
    <w:p w14:paraId="769C1D04" w14:textId="1C2405B7" w:rsidR="00E339F1" w:rsidRDefault="00E339F1" w:rsidP="00E339F1">
      <w:pPr>
        <w:autoSpaceDE w:val="0"/>
        <w:autoSpaceDN w:val="0"/>
        <w:adjustRightInd w:val="0"/>
        <w:spacing w:after="0" w:line="240" w:lineRule="auto"/>
        <w:jc w:val="left"/>
        <w:rPr>
          <w:rFonts w:ascii="Times New Roman" w:hAnsi="Times New Roman" w:cs="Times New Roman"/>
          <w:sz w:val="24"/>
          <w:szCs w:val="24"/>
          <w:lang w:val="en-US"/>
        </w:rPr>
      </w:pPr>
      <w:r w:rsidRPr="00E339F1">
        <w:rPr>
          <w:rFonts w:ascii="Times New Roman" w:hAnsi="Times New Roman" w:cs="Times New Roman"/>
          <w:sz w:val="24"/>
          <w:szCs w:val="24"/>
          <w:lang w:val="en-US"/>
        </w:rPr>
        <w:t>Value: Priceless for building prediction models to anticipate the incidence of heart disease by utilizing a wide variety of health indicators to promote early detection and risk assessment.</w:t>
      </w:r>
    </w:p>
    <w:p w14:paraId="0A4DDEBB" w14:textId="6704A95D" w:rsid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3A02BC52" w14:textId="58872553" w:rsidR="00036114" w:rsidRPr="00BC0B07" w:rsidRDefault="00036114" w:rsidP="00BC0B07">
      <w:pPr>
        <w:pStyle w:val="Heading2"/>
        <w:rPr>
          <w:rFonts w:ascii="Times New Roman" w:hAnsi="Times New Roman" w:cs="Times New Roman"/>
          <w:b/>
          <w:bCs/>
        </w:rPr>
      </w:pPr>
      <w:bookmarkStart w:id="3" w:name="_Toc152608479"/>
      <w:r w:rsidRPr="00BC0B07">
        <w:rPr>
          <w:rFonts w:ascii="Times New Roman" w:hAnsi="Times New Roman" w:cs="Times New Roman" w:hint="cs"/>
          <w:b/>
          <w:bCs/>
        </w:rPr>
        <w:t>Why Heart Disease Dataset?</w:t>
      </w:r>
      <w:bookmarkEnd w:id="3"/>
    </w:p>
    <w:p w14:paraId="38E242EE" w14:textId="77777777" w:rsidR="00036114" w:rsidRDefault="00036114" w:rsidP="00061BED">
      <w:pPr>
        <w:autoSpaceDE w:val="0"/>
        <w:autoSpaceDN w:val="0"/>
        <w:adjustRightInd w:val="0"/>
        <w:spacing w:after="0" w:line="240" w:lineRule="auto"/>
        <w:jc w:val="left"/>
        <w:rPr>
          <w:rFonts w:ascii="Times New Roman" w:hAnsi="Times New Roman" w:cs="Times New Roman"/>
          <w:sz w:val="24"/>
          <w:szCs w:val="24"/>
          <w:lang w:val="en-US"/>
        </w:rPr>
      </w:pPr>
    </w:p>
    <w:p w14:paraId="6BD26E4A" w14:textId="77777777" w:rsidR="00061BED" w:rsidRP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68667117" w14:textId="427DC7D5" w:rsid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r w:rsidRPr="00061BED">
        <w:rPr>
          <w:rFonts w:ascii="Times New Roman" w:hAnsi="Times New Roman" w:cs="Times New Roman"/>
          <w:sz w:val="24"/>
          <w:szCs w:val="24"/>
          <w:lang w:val="en-US"/>
        </w:rPr>
        <w:t>Accessibility: This datase</w:t>
      </w:r>
      <w:r w:rsidR="00036114">
        <w:rPr>
          <w:rFonts w:ascii="Times New Roman" w:hAnsi="Times New Roman" w:cs="Times New Roman"/>
          <w:sz w:val="24"/>
          <w:szCs w:val="24"/>
          <w:lang w:val="en-US"/>
        </w:rPr>
        <w:t xml:space="preserve">t is </w:t>
      </w:r>
      <w:r w:rsidRPr="00061BED">
        <w:rPr>
          <w:rFonts w:ascii="Times New Roman" w:hAnsi="Times New Roman" w:cs="Times New Roman"/>
          <w:sz w:val="24"/>
          <w:szCs w:val="24"/>
          <w:lang w:val="en-US"/>
        </w:rPr>
        <w:t>public</w:t>
      </w:r>
      <w:r w:rsidR="00036114">
        <w:rPr>
          <w:rFonts w:ascii="Times New Roman" w:hAnsi="Times New Roman" w:cs="Times New Roman"/>
          <w:sz w:val="24"/>
          <w:szCs w:val="24"/>
          <w:lang w:val="en-US"/>
        </w:rPr>
        <w:t xml:space="preserve">ly </w:t>
      </w:r>
      <w:r w:rsidRPr="00061BED">
        <w:rPr>
          <w:rFonts w:ascii="Times New Roman" w:hAnsi="Times New Roman" w:cs="Times New Roman"/>
          <w:sz w:val="24"/>
          <w:szCs w:val="24"/>
          <w:lang w:val="en-US"/>
        </w:rPr>
        <w:t>availab</w:t>
      </w:r>
      <w:r w:rsidR="00036114">
        <w:rPr>
          <w:rFonts w:ascii="Times New Roman" w:hAnsi="Times New Roman" w:cs="Times New Roman"/>
          <w:sz w:val="24"/>
          <w:szCs w:val="24"/>
          <w:lang w:val="en-US"/>
        </w:rPr>
        <w:t xml:space="preserve">le which </w:t>
      </w:r>
      <w:r w:rsidR="00036114" w:rsidRPr="00061BED">
        <w:rPr>
          <w:rFonts w:ascii="Times New Roman" w:hAnsi="Times New Roman" w:cs="Times New Roman"/>
          <w:sz w:val="24"/>
          <w:szCs w:val="24"/>
          <w:lang w:val="en-US"/>
        </w:rPr>
        <w:t>makes</w:t>
      </w:r>
      <w:r w:rsidRPr="00061BED">
        <w:rPr>
          <w:rFonts w:ascii="Times New Roman" w:hAnsi="Times New Roman" w:cs="Times New Roman"/>
          <w:sz w:val="24"/>
          <w:szCs w:val="24"/>
          <w:lang w:val="en-US"/>
        </w:rPr>
        <w:t xml:space="preserve"> it </w:t>
      </w:r>
      <w:r w:rsidR="00036114">
        <w:rPr>
          <w:rFonts w:ascii="Times New Roman" w:hAnsi="Times New Roman" w:cs="Times New Roman"/>
          <w:sz w:val="24"/>
          <w:szCs w:val="24"/>
          <w:lang w:val="en-US"/>
        </w:rPr>
        <w:t xml:space="preserve">easily accessible </w:t>
      </w:r>
      <w:r w:rsidRPr="00061BED">
        <w:rPr>
          <w:rFonts w:ascii="Times New Roman" w:hAnsi="Times New Roman" w:cs="Times New Roman"/>
          <w:sz w:val="24"/>
          <w:szCs w:val="24"/>
          <w:lang w:val="en-US"/>
        </w:rPr>
        <w:t>to researchers and developers, encouraging their use in a variety of projects.</w:t>
      </w:r>
    </w:p>
    <w:p w14:paraId="6D484811" w14:textId="77777777" w:rsidR="00061BED" w:rsidRP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3D0D724C" w14:textId="0901AD30" w:rsid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r w:rsidRPr="00061BED">
        <w:rPr>
          <w:rFonts w:ascii="Times New Roman" w:hAnsi="Times New Roman" w:cs="Times New Roman"/>
          <w:sz w:val="24"/>
          <w:szCs w:val="24"/>
          <w:lang w:val="en-US"/>
        </w:rPr>
        <w:t>Interpretability: Combining numerical and categorical variables makes machine learning algorithm evaluation easier and promotes thorough analysis.</w:t>
      </w:r>
    </w:p>
    <w:p w14:paraId="205DCB67" w14:textId="77777777" w:rsidR="00061BED" w:rsidRP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47E69983" w14:textId="29B320F9" w:rsid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r w:rsidRPr="00061BED">
        <w:rPr>
          <w:rFonts w:ascii="Times New Roman" w:hAnsi="Times New Roman" w:cs="Times New Roman"/>
          <w:sz w:val="24"/>
          <w:szCs w:val="24"/>
          <w:lang w:val="en-US"/>
        </w:rPr>
        <w:t>Real</w:t>
      </w:r>
      <w:r w:rsidR="00036114">
        <w:rPr>
          <w:rFonts w:ascii="Times New Roman" w:hAnsi="Times New Roman" w:cs="Times New Roman"/>
          <w:sz w:val="24"/>
          <w:szCs w:val="24"/>
          <w:lang w:val="en-US"/>
        </w:rPr>
        <w:t xml:space="preserve"> </w:t>
      </w:r>
      <w:r w:rsidRPr="00061BED">
        <w:rPr>
          <w:rFonts w:ascii="Times New Roman" w:hAnsi="Times New Roman" w:cs="Times New Roman"/>
          <w:sz w:val="24"/>
          <w:szCs w:val="24"/>
          <w:lang w:val="en-US"/>
        </w:rPr>
        <w:t>World Application: May find use in healthcare settings, allowing for the early detection and diagnosis of cardiac disease.</w:t>
      </w:r>
    </w:p>
    <w:p w14:paraId="41BCDFEC" w14:textId="77777777" w:rsidR="00061BED" w:rsidRP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749C1080" w14:textId="7032DC55" w:rsid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r w:rsidRPr="00061BED">
        <w:rPr>
          <w:rFonts w:ascii="Times New Roman" w:hAnsi="Times New Roman" w:cs="Times New Roman"/>
          <w:sz w:val="24"/>
          <w:szCs w:val="24"/>
          <w:lang w:val="en-US"/>
        </w:rPr>
        <w:t xml:space="preserve">Relevance: </w:t>
      </w:r>
      <w:r w:rsidR="00036114">
        <w:rPr>
          <w:rFonts w:ascii="Times New Roman" w:hAnsi="Times New Roman" w:cs="Times New Roman"/>
          <w:sz w:val="24"/>
          <w:szCs w:val="24"/>
          <w:lang w:val="en-US"/>
        </w:rPr>
        <w:t xml:space="preserve">As </w:t>
      </w:r>
      <w:r w:rsidRPr="00061BED">
        <w:rPr>
          <w:rFonts w:ascii="Times New Roman" w:hAnsi="Times New Roman" w:cs="Times New Roman"/>
          <w:sz w:val="24"/>
          <w:szCs w:val="24"/>
          <w:lang w:val="en-US"/>
        </w:rPr>
        <w:t>heart disease</w:t>
      </w:r>
      <w:r w:rsidR="00036114">
        <w:rPr>
          <w:rFonts w:ascii="Times New Roman" w:hAnsi="Times New Roman" w:cs="Times New Roman"/>
          <w:sz w:val="24"/>
          <w:szCs w:val="24"/>
          <w:lang w:val="en-US"/>
        </w:rPr>
        <w:t>s</w:t>
      </w:r>
      <w:r w:rsidRPr="00061BED">
        <w:rPr>
          <w:rFonts w:ascii="Times New Roman" w:hAnsi="Times New Roman" w:cs="Times New Roman"/>
          <w:sz w:val="24"/>
          <w:szCs w:val="24"/>
          <w:lang w:val="en-US"/>
        </w:rPr>
        <w:t xml:space="preserve"> ha</w:t>
      </w:r>
      <w:r w:rsidR="00036114">
        <w:rPr>
          <w:rFonts w:ascii="Times New Roman" w:hAnsi="Times New Roman" w:cs="Times New Roman"/>
          <w:sz w:val="24"/>
          <w:szCs w:val="24"/>
          <w:lang w:val="en-US"/>
        </w:rPr>
        <w:t>ve</w:t>
      </w:r>
      <w:r w:rsidRPr="00061BED">
        <w:rPr>
          <w:rFonts w:ascii="Times New Roman" w:hAnsi="Times New Roman" w:cs="Times New Roman"/>
          <w:sz w:val="24"/>
          <w:szCs w:val="24"/>
          <w:lang w:val="en-US"/>
        </w:rPr>
        <w:t xml:space="preserve"> such a </w:t>
      </w:r>
      <w:r w:rsidR="00036114">
        <w:rPr>
          <w:rFonts w:ascii="Times New Roman" w:hAnsi="Times New Roman" w:cs="Times New Roman"/>
          <w:sz w:val="24"/>
          <w:szCs w:val="24"/>
          <w:lang w:val="en-US"/>
        </w:rPr>
        <w:t>huge</w:t>
      </w:r>
      <w:r w:rsidRPr="00061BED">
        <w:rPr>
          <w:rFonts w:ascii="Times New Roman" w:hAnsi="Times New Roman" w:cs="Times New Roman"/>
          <w:sz w:val="24"/>
          <w:szCs w:val="24"/>
          <w:lang w:val="en-US"/>
        </w:rPr>
        <w:t xml:space="preserve"> impact, early detection models are very important which </w:t>
      </w:r>
      <w:r w:rsidR="00036114">
        <w:rPr>
          <w:rFonts w:ascii="Times New Roman" w:hAnsi="Times New Roman" w:cs="Times New Roman"/>
          <w:sz w:val="24"/>
          <w:szCs w:val="24"/>
          <w:lang w:val="en-US"/>
        </w:rPr>
        <w:t>makes</w:t>
      </w:r>
      <w:r w:rsidRPr="00061BED">
        <w:rPr>
          <w:rFonts w:ascii="Times New Roman" w:hAnsi="Times New Roman" w:cs="Times New Roman"/>
          <w:sz w:val="24"/>
          <w:szCs w:val="24"/>
          <w:lang w:val="en-US"/>
        </w:rPr>
        <w:t xml:space="preserve"> the creation and training of strong predictive models.</w:t>
      </w:r>
    </w:p>
    <w:p w14:paraId="0F9CEF29" w14:textId="77777777" w:rsidR="00061BED" w:rsidRPr="00061BED" w:rsidRDefault="00061BED" w:rsidP="00061BED">
      <w:pPr>
        <w:autoSpaceDE w:val="0"/>
        <w:autoSpaceDN w:val="0"/>
        <w:adjustRightInd w:val="0"/>
        <w:spacing w:after="0" w:line="240" w:lineRule="auto"/>
        <w:jc w:val="left"/>
        <w:rPr>
          <w:rFonts w:ascii="Times New Roman" w:hAnsi="Times New Roman" w:cs="Times New Roman"/>
          <w:sz w:val="24"/>
          <w:szCs w:val="24"/>
          <w:lang w:val="en-US"/>
        </w:rPr>
      </w:pPr>
    </w:p>
    <w:p w14:paraId="184B093A" w14:textId="50C34F60" w:rsidR="00AA4581" w:rsidRDefault="00061BED" w:rsidP="00BC0B07">
      <w:pPr>
        <w:autoSpaceDE w:val="0"/>
        <w:autoSpaceDN w:val="0"/>
        <w:adjustRightInd w:val="0"/>
        <w:spacing w:after="0" w:line="240" w:lineRule="auto"/>
        <w:jc w:val="left"/>
        <w:rPr>
          <w:rFonts w:ascii="Times New Roman" w:hAnsi="Times New Roman" w:cs="Times New Roman"/>
          <w:sz w:val="24"/>
          <w:szCs w:val="24"/>
          <w:lang w:val="en-US"/>
        </w:rPr>
      </w:pPr>
      <w:r w:rsidRPr="00061BED">
        <w:rPr>
          <w:rFonts w:ascii="Times New Roman" w:hAnsi="Times New Roman" w:cs="Times New Roman"/>
          <w:sz w:val="24"/>
          <w:szCs w:val="24"/>
          <w:lang w:val="en-US"/>
        </w:rPr>
        <w:t xml:space="preserve">Use: The discipline of machine learning makes extensive use of </w:t>
      </w:r>
      <w:r w:rsidR="00036114">
        <w:rPr>
          <w:rFonts w:ascii="Times New Roman" w:hAnsi="Times New Roman" w:cs="Times New Roman"/>
          <w:sz w:val="24"/>
          <w:szCs w:val="24"/>
          <w:lang w:val="en-US"/>
        </w:rPr>
        <w:t xml:space="preserve">it that </w:t>
      </w:r>
      <w:r w:rsidRPr="00061BED">
        <w:rPr>
          <w:rFonts w:ascii="Times New Roman" w:hAnsi="Times New Roman" w:cs="Times New Roman"/>
          <w:sz w:val="24"/>
          <w:szCs w:val="24"/>
          <w:lang w:val="en-US"/>
        </w:rPr>
        <w:t>highlights its importance in predicting heart disease and explaining complex correlations between health metrics.</w:t>
      </w:r>
    </w:p>
    <w:p w14:paraId="6C5B14CC" w14:textId="405BEA1F" w:rsidR="007D5DD9" w:rsidRDefault="007D5DD9" w:rsidP="007D5DD9">
      <w:pPr>
        <w:pStyle w:val="Heading1"/>
        <w:rPr>
          <w:rFonts w:ascii="Times New Roman" w:hAnsi="Times New Roman" w:cs="Times New Roman"/>
          <w:b/>
          <w:bCs/>
          <w:u w:val="single"/>
        </w:rPr>
      </w:pPr>
      <w:bookmarkStart w:id="4" w:name="_Toc152608480"/>
      <w:r w:rsidRPr="007D5DD9">
        <w:rPr>
          <w:rFonts w:ascii="Times New Roman" w:hAnsi="Times New Roman" w:cs="Times New Roman"/>
          <w:b/>
          <w:bCs/>
          <w:u w:val="single"/>
        </w:rPr>
        <w:lastRenderedPageBreak/>
        <w:t xml:space="preserve">Data </w:t>
      </w:r>
      <w:r w:rsidR="00936B49">
        <w:rPr>
          <w:rFonts w:ascii="Times New Roman" w:hAnsi="Times New Roman" w:cs="Times New Roman"/>
          <w:b/>
          <w:bCs/>
          <w:u w:val="single"/>
        </w:rPr>
        <w:t>Analysis</w:t>
      </w:r>
      <w:bookmarkEnd w:id="4"/>
    </w:p>
    <w:p w14:paraId="2131866C" w14:textId="03FEAAF0" w:rsidR="000F567D" w:rsidRDefault="000F567D" w:rsidP="000F567D"/>
    <w:p w14:paraId="0FD10EC1" w14:textId="77777777" w:rsidR="000F567D" w:rsidRPr="00244DF4" w:rsidRDefault="000F567D" w:rsidP="000F567D">
      <w:pPr>
        <w:rPr>
          <w:rFonts w:ascii="Times New Roman" w:hAnsi="Times New Roman" w:cs="Times New Roman"/>
          <w:sz w:val="24"/>
          <w:szCs w:val="24"/>
        </w:rPr>
      </w:pPr>
      <w:r w:rsidRPr="00244DF4">
        <w:rPr>
          <w:rFonts w:ascii="Times New Roman" w:hAnsi="Times New Roman" w:cs="Times New Roman" w:hint="cs"/>
          <w:sz w:val="24"/>
          <w:szCs w:val="24"/>
        </w:rPr>
        <w:t>Mean: Provides a baseline indication of typical measurements by representing the central tendency or average value of the related variable across the collection.</w:t>
      </w:r>
    </w:p>
    <w:p w14:paraId="622FC014" w14:textId="77777777" w:rsidR="000F567D" w:rsidRPr="00244DF4" w:rsidRDefault="000F567D" w:rsidP="000F567D">
      <w:pPr>
        <w:rPr>
          <w:rFonts w:ascii="Times New Roman" w:hAnsi="Times New Roman" w:cs="Times New Roman"/>
          <w:sz w:val="24"/>
          <w:szCs w:val="24"/>
        </w:rPr>
      </w:pPr>
    </w:p>
    <w:p w14:paraId="28708CB3" w14:textId="2AE6B31E" w:rsidR="000F567D" w:rsidRPr="00244DF4" w:rsidRDefault="000F567D" w:rsidP="000F567D">
      <w:pPr>
        <w:rPr>
          <w:rFonts w:ascii="Times New Roman" w:hAnsi="Times New Roman" w:cs="Times New Roman"/>
          <w:sz w:val="24"/>
          <w:szCs w:val="24"/>
        </w:rPr>
      </w:pPr>
      <w:r w:rsidRPr="00244DF4">
        <w:rPr>
          <w:rFonts w:ascii="Times New Roman" w:hAnsi="Times New Roman" w:cs="Times New Roman" w:hint="cs"/>
          <w:sz w:val="24"/>
          <w:szCs w:val="24"/>
        </w:rPr>
        <w:t>Minimum and Maximum Values: Indicate the range of values found in the dataset, emphasizing the lowest and highest values found for every variable. This helps to clarify the dataset's variability and diversity.</w:t>
      </w:r>
    </w:p>
    <w:p w14:paraId="50B555DB" w14:textId="77777777" w:rsidR="00AA4581" w:rsidRDefault="00AA4581" w:rsidP="00A52A6C">
      <w:pPr>
        <w:autoSpaceDE w:val="0"/>
        <w:autoSpaceDN w:val="0"/>
        <w:adjustRightInd w:val="0"/>
        <w:spacing w:after="0" w:line="240" w:lineRule="auto"/>
        <w:rPr>
          <w:rFonts w:ascii="Times New Roman" w:hAnsi="Times New Roman" w:cs="Times New Roman"/>
          <w:sz w:val="24"/>
          <w:szCs w:val="24"/>
          <w:lang w:val="en-US"/>
        </w:rPr>
      </w:pPr>
    </w:p>
    <w:p w14:paraId="6B35F6B9" w14:textId="77777777" w:rsidR="00AA4581" w:rsidRDefault="00AA4581" w:rsidP="00A52A6C">
      <w:pPr>
        <w:autoSpaceDE w:val="0"/>
        <w:autoSpaceDN w:val="0"/>
        <w:adjustRightInd w:val="0"/>
        <w:spacing w:after="0" w:line="240" w:lineRule="auto"/>
        <w:rPr>
          <w:rFonts w:ascii="Times New Roman" w:hAnsi="Times New Roman" w:cs="Times New Roman"/>
          <w:sz w:val="24"/>
          <w:szCs w:val="24"/>
          <w:lang w:val="en-US"/>
        </w:rPr>
      </w:pPr>
    </w:p>
    <w:p w14:paraId="1248A9AC" w14:textId="3575AF64" w:rsidR="00AA4581" w:rsidRDefault="00E051F6" w:rsidP="00A52A6C">
      <w:pPr>
        <w:autoSpaceDE w:val="0"/>
        <w:autoSpaceDN w:val="0"/>
        <w:adjustRightInd w:val="0"/>
        <w:spacing w:after="0" w:line="240" w:lineRule="auto"/>
        <w:rPr>
          <w:rFonts w:ascii="Times New Roman" w:hAnsi="Times New Roman" w:cs="Times New Roman"/>
          <w:sz w:val="24"/>
          <w:szCs w:val="24"/>
          <w:lang w:val="en-US"/>
        </w:rPr>
      </w:pPr>
      <w:r w:rsidRPr="00E051F6">
        <w:rPr>
          <w:rFonts w:ascii="Times New Roman" w:hAnsi="Times New Roman" w:cs="Times New Roman"/>
          <w:noProof/>
          <w:sz w:val="24"/>
          <w:szCs w:val="24"/>
          <w:lang w:val="en-US"/>
        </w:rPr>
        <w:drawing>
          <wp:inline distT="0" distB="0" distL="0" distR="0" wp14:anchorId="42792960" wp14:editId="6F6BC507">
            <wp:extent cx="6035040" cy="2001520"/>
            <wp:effectExtent l="0" t="0" r="0" b="5080"/>
            <wp:docPr id="6" name="Picture 6"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black and white screen&#10;&#10;Description automatically generated"/>
                    <pic:cNvPicPr/>
                  </pic:nvPicPr>
                  <pic:blipFill>
                    <a:blip r:embed="rId12"/>
                    <a:stretch>
                      <a:fillRect/>
                    </a:stretch>
                  </pic:blipFill>
                  <pic:spPr>
                    <a:xfrm>
                      <a:off x="0" y="0"/>
                      <a:ext cx="6184692" cy="2051152"/>
                    </a:xfrm>
                    <a:prstGeom prst="rect">
                      <a:avLst/>
                    </a:prstGeom>
                  </pic:spPr>
                </pic:pic>
              </a:graphicData>
            </a:graphic>
          </wp:inline>
        </w:drawing>
      </w:r>
    </w:p>
    <w:p w14:paraId="7ED65D8D" w14:textId="00CFDC58" w:rsidR="00CB4B7D" w:rsidRDefault="00CB4B7D" w:rsidP="00A52A6C">
      <w:pPr>
        <w:autoSpaceDE w:val="0"/>
        <w:autoSpaceDN w:val="0"/>
        <w:adjustRightInd w:val="0"/>
        <w:spacing w:after="0" w:line="240" w:lineRule="auto"/>
        <w:rPr>
          <w:rFonts w:ascii="Times New Roman" w:hAnsi="Times New Roman" w:cs="Times New Roman"/>
          <w:sz w:val="24"/>
          <w:szCs w:val="24"/>
          <w:lang w:val="en-US"/>
        </w:rPr>
      </w:pPr>
    </w:p>
    <w:p w14:paraId="4144C1A8" w14:textId="05C631E3" w:rsidR="00CB4B7D" w:rsidRDefault="00CB4B7D" w:rsidP="00A52A6C">
      <w:pPr>
        <w:autoSpaceDE w:val="0"/>
        <w:autoSpaceDN w:val="0"/>
        <w:adjustRightInd w:val="0"/>
        <w:spacing w:after="0" w:line="240" w:lineRule="auto"/>
        <w:rPr>
          <w:rFonts w:ascii="Times New Roman" w:hAnsi="Times New Roman" w:cs="Times New Roman"/>
          <w:sz w:val="24"/>
          <w:szCs w:val="24"/>
          <w:lang w:val="en-US"/>
        </w:rPr>
      </w:pPr>
    </w:p>
    <w:p w14:paraId="4B365419" w14:textId="47EDF552" w:rsidR="000F567D" w:rsidRPr="00BC0B07" w:rsidRDefault="000F567D" w:rsidP="00BC0B07">
      <w:pPr>
        <w:pStyle w:val="Heading2"/>
        <w:rPr>
          <w:rFonts w:ascii="Times New Roman" w:hAnsi="Times New Roman" w:cs="Times New Roman"/>
          <w:b/>
          <w:bCs/>
        </w:rPr>
      </w:pPr>
      <w:bookmarkStart w:id="5" w:name="_Toc152608481"/>
      <w:r w:rsidRPr="00BC0B07">
        <w:rPr>
          <w:rFonts w:ascii="Times New Roman" w:hAnsi="Times New Roman" w:cs="Times New Roman" w:hint="cs"/>
          <w:b/>
          <w:bCs/>
        </w:rPr>
        <w:t>Correlation Analysis:</w:t>
      </w:r>
      <w:bookmarkEnd w:id="5"/>
    </w:p>
    <w:p w14:paraId="55247005" w14:textId="77777777" w:rsidR="00087766" w:rsidRDefault="00087766" w:rsidP="00087766"/>
    <w:p w14:paraId="39746D6A" w14:textId="5A1B9C15" w:rsidR="00087766" w:rsidRPr="00087766" w:rsidRDefault="00087766" w:rsidP="00087766">
      <w:pPr>
        <w:rPr>
          <w:rFonts w:ascii="Times New Roman" w:hAnsi="Times New Roman" w:cs="Times New Roman"/>
          <w:sz w:val="24"/>
          <w:szCs w:val="24"/>
        </w:rPr>
      </w:pPr>
      <w:r w:rsidRPr="00087766">
        <w:rPr>
          <w:rFonts w:ascii="Times New Roman" w:hAnsi="Times New Roman" w:cs="Times New Roman" w:hint="cs"/>
          <w:sz w:val="24"/>
          <w:szCs w:val="24"/>
        </w:rPr>
        <w:t>Age and Cholestrol:</w:t>
      </w:r>
      <w:r w:rsidR="00725088">
        <w:rPr>
          <w:rFonts w:ascii="Times New Roman" w:hAnsi="Times New Roman" w:cs="Times New Roman"/>
          <w:sz w:val="24"/>
          <w:szCs w:val="24"/>
        </w:rPr>
        <w:t xml:space="preserve"> </w:t>
      </w:r>
      <w:r w:rsidRPr="00087766">
        <w:rPr>
          <w:rFonts w:ascii="Times New Roman" w:hAnsi="Times New Roman" w:cs="Times New Roman" w:hint="cs"/>
          <w:sz w:val="24"/>
          <w:szCs w:val="24"/>
        </w:rPr>
        <w:t>About 0.21 is the correlation coefficient (moderate positive correlation). Age and cholesterol levels appear to have a moderately positive link, according to the correlation coefficient. Though the relationship is not very strong, cholesterol levels tend to grow with age. This realization suggests that older people may typically have somewhat elevated cholesterol levels.</w:t>
      </w:r>
    </w:p>
    <w:p w14:paraId="5619CFFF" w14:textId="11E41FAC" w:rsidR="00087766" w:rsidRPr="00087766" w:rsidRDefault="00087766" w:rsidP="00087766">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Age and fasting blood sugar:</w:t>
      </w:r>
      <w:r w:rsidR="00725088">
        <w:rPr>
          <w:rFonts w:ascii="Times New Roman" w:hAnsi="Times New Roman" w:cs="Times New Roman"/>
          <w:sz w:val="24"/>
          <w:szCs w:val="24"/>
          <w:lang w:val="en-US"/>
        </w:rPr>
        <w:t xml:space="preserve"> </w:t>
      </w:r>
      <w:r w:rsidRPr="00087766">
        <w:rPr>
          <w:rFonts w:ascii="Times New Roman" w:hAnsi="Times New Roman" w:cs="Times New Roman"/>
          <w:sz w:val="24"/>
          <w:szCs w:val="24"/>
          <w:lang w:val="en-US"/>
        </w:rPr>
        <w:t>Coefficient of 0.15 or such (not very strong positive correlation)</w:t>
      </w:r>
      <w:r w:rsidR="00725088">
        <w:rPr>
          <w:rFonts w:ascii="Times New Roman" w:hAnsi="Times New Roman" w:cs="Times New Roman"/>
          <w:sz w:val="24"/>
          <w:szCs w:val="24"/>
          <w:lang w:val="en-US"/>
        </w:rPr>
        <w:t>.</w:t>
      </w:r>
    </w:p>
    <w:p w14:paraId="1F7486F7" w14:textId="637A9B59" w:rsidR="00CB4B7D" w:rsidRDefault="00087766" w:rsidP="00087766">
      <w:pPr>
        <w:autoSpaceDE w:val="0"/>
        <w:autoSpaceDN w:val="0"/>
        <w:adjustRightInd w:val="0"/>
        <w:spacing w:after="0" w:line="240" w:lineRule="auto"/>
        <w:rPr>
          <w:rFonts w:ascii="Times New Roman" w:hAnsi="Times New Roman" w:cs="Times New Roman"/>
          <w:sz w:val="24"/>
          <w:szCs w:val="24"/>
          <w:lang w:val="en-US"/>
        </w:rPr>
      </w:pPr>
      <w:r w:rsidRPr="00087766">
        <w:rPr>
          <w:rFonts w:ascii="Times New Roman" w:hAnsi="Times New Roman" w:cs="Times New Roman"/>
          <w:sz w:val="24"/>
          <w:szCs w:val="24"/>
          <w:lang w:val="en-US"/>
        </w:rPr>
        <w:t xml:space="preserve">The small positive correlation points to a minor age-related increase in </w:t>
      </w:r>
      <w:r>
        <w:rPr>
          <w:rFonts w:ascii="Times New Roman" w:hAnsi="Times New Roman" w:cs="Times New Roman"/>
          <w:sz w:val="24"/>
          <w:szCs w:val="24"/>
          <w:lang w:val="en-US"/>
        </w:rPr>
        <w:t>fasting blood sugar</w:t>
      </w:r>
      <w:r w:rsidRPr="00087766">
        <w:rPr>
          <w:rFonts w:ascii="Times New Roman" w:hAnsi="Times New Roman" w:cs="Times New Roman"/>
          <w:sz w:val="24"/>
          <w:szCs w:val="24"/>
          <w:lang w:val="en-US"/>
        </w:rPr>
        <w:t xml:space="preserve">. The weak correlation suggests that age may not be the primary factor influencing the </w:t>
      </w:r>
      <w:r>
        <w:rPr>
          <w:rFonts w:ascii="Times New Roman" w:hAnsi="Times New Roman" w:cs="Times New Roman"/>
          <w:sz w:val="24"/>
          <w:szCs w:val="24"/>
          <w:lang w:val="en-US"/>
        </w:rPr>
        <w:t>fasting blood sugar</w:t>
      </w:r>
      <w:r w:rsidRPr="00087766">
        <w:rPr>
          <w:rFonts w:ascii="Times New Roman" w:hAnsi="Times New Roman" w:cs="Times New Roman"/>
          <w:sz w:val="24"/>
          <w:szCs w:val="24"/>
          <w:lang w:val="en-US"/>
        </w:rPr>
        <w:t xml:space="preserve"> of the participants in the dataset.</w:t>
      </w:r>
    </w:p>
    <w:p w14:paraId="14B30626" w14:textId="68422D2E" w:rsidR="00CB4B7D" w:rsidRDefault="00CB4B7D" w:rsidP="00A52A6C">
      <w:pPr>
        <w:autoSpaceDE w:val="0"/>
        <w:autoSpaceDN w:val="0"/>
        <w:adjustRightInd w:val="0"/>
        <w:spacing w:after="0" w:line="240" w:lineRule="auto"/>
        <w:rPr>
          <w:rFonts w:ascii="Times New Roman" w:hAnsi="Times New Roman" w:cs="Times New Roman"/>
          <w:sz w:val="24"/>
          <w:szCs w:val="24"/>
          <w:lang w:val="en-US"/>
        </w:rPr>
      </w:pPr>
      <w:r w:rsidRPr="00CB4B7D">
        <w:rPr>
          <w:rFonts w:ascii="Times New Roman" w:hAnsi="Times New Roman" w:cs="Times New Roman"/>
          <w:noProof/>
          <w:sz w:val="24"/>
          <w:szCs w:val="24"/>
          <w:lang w:val="en-US"/>
        </w:rPr>
        <w:lastRenderedPageBreak/>
        <w:drawing>
          <wp:inline distT="0" distB="0" distL="0" distR="0" wp14:anchorId="4DCC3393" wp14:editId="6087E7D0">
            <wp:extent cx="5943600" cy="2435225"/>
            <wp:effectExtent l="0" t="0" r="0" b="317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3"/>
                    <a:stretch>
                      <a:fillRect/>
                    </a:stretch>
                  </pic:blipFill>
                  <pic:spPr>
                    <a:xfrm>
                      <a:off x="0" y="0"/>
                      <a:ext cx="5943600" cy="2435225"/>
                    </a:xfrm>
                    <a:prstGeom prst="rect">
                      <a:avLst/>
                    </a:prstGeom>
                  </pic:spPr>
                </pic:pic>
              </a:graphicData>
            </a:graphic>
          </wp:inline>
        </w:drawing>
      </w:r>
    </w:p>
    <w:p w14:paraId="5CDDDAE3" w14:textId="5AACFE36" w:rsidR="002D4AE3" w:rsidRDefault="002D4AE3" w:rsidP="00A52A6C">
      <w:pPr>
        <w:autoSpaceDE w:val="0"/>
        <w:autoSpaceDN w:val="0"/>
        <w:adjustRightInd w:val="0"/>
        <w:spacing w:after="0" w:line="240" w:lineRule="auto"/>
        <w:rPr>
          <w:rFonts w:ascii="Times New Roman" w:hAnsi="Times New Roman" w:cs="Times New Roman"/>
          <w:sz w:val="24"/>
          <w:szCs w:val="24"/>
          <w:lang w:val="en-US"/>
        </w:rPr>
      </w:pPr>
    </w:p>
    <w:p w14:paraId="39A1337C" w14:textId="0BEFBACB" w:rsidR="00BC0B07" w:rsidRPr="00BC0B07" w:rsidRDefault="00BC0B07" w:rsidP="00BC0B07">
      <w:pPr>
        <w:pStyle w:val="Heading2"/>
        <w:rPr>
          <w:rFonts w:ascii="Times New Roman" w:hAnsi="Times New Roman" w:cs="Times New Roman"/>
          <w:b/>
          <w:bCs/>
          <w:lang w:val="en-US"/>
        </w:rPr>
      </w:pPr>
      <w:bookmarkStart w:id="6" w:name="_Toc152608482"/>
      <w:r w:rsidRPr="00BC0B07">
        <w:rPr>
          <w:rFonts w:ascii="Times New Roman" w:hAnsi="Times New Roman" w:cs="Times New Roman" w:hint="cs"/>
          <w:b/>
          <w:bCs/>
          <w:lang w:val="en-US"/>
        </w:rPr>
        <w:t>Distribution</w:t>
      </w:r>
      <w:r>
        <w:rPr>
          <w:rFonts w:ascii="Times New Roman" w:hAnsi="Times New Roman" w:cs="Times New Roman"/>
          <w:b/>
          <w:bCs/>
          <w:lang w:val="en-US"/>
        </w:rPr>
        <w:t xml:space="preserve"> of Target Variable</w:t>
      </w:r>
      <w:r w:rsidRPr="00BC0B07">
        <w:rPr>
          <w:rFonts w:ascii="Times New Roman" w:hAnsi="Times New Roman" w:cs="Times New Roman" w:hint="cs"/>
          <w:b/>
          <w:bCs/>
          <w:lang w:val="en-US"/>
        </w:rPr>
        <w:t>:</w:t>
      </w:r>
      <w:bookmarkEnd w:id="6"/>
    </w:p>
    <w:p w14:paraId="4DD8A81B" w14:textId="0BB5F4B2" w:rsidR="002D4AE3" w:rsidRDefault="002D4AE3" w:rsidP="00A52A6C">
      <w:pPr>
        <w:autoSpaceDE w:val="0"/>
        <w:autoSpaceDN w:val="0"/>
        <w:adjustRightInd w:val="0"/>
        <w:spacing w:after="0" w:line="240" w:lineRule="auto"/>
        <w:rPr>
          <w:rFonts w:ascii="Times New Roman" w:hAnsi="Times New Roman" w:cs="Times New Roman"/>
          <w:sz w:val="24"/>
          <w:szCs w:val="24"/>
          <w:lang w:val="en-US"/>
        </w:rPr>
      </w:pPr>
    </w:p>
    <w:p w14:paraId="32BA1153" w14:textId="77777777" w:rsidR="006E3382" w:rsidRPr="006E3382" w:rsidRDefault="006E3382" w:rsidP="006E3382">
      <w:pPr>
        <w:autoSpaceDE w:val="0"/>
        <w:autoSpaceDN w:val="0"/>
        <w:adjustRightInd w:val="0"/>
        <w:spacing w:after="0" w:line="240" w:lineRule="auto"/>
        <w:rPr>
          <w:rFonts w:ascii="Times New Roman" w:hAnsi="Times New Roman" w:cs="Times New Roman"/>
          <w:sz w:val="24"/>
          <w:szCs w:val="24"/>
          <w:lang w:val="en-US"/>
        </w:rPr>
      </w:pPr>
      <w:r w:rsidRPr="006E3382">
        <w:rPr>
          <w:rFonts w:ascii="Times New Roman" w:hAnsi="Times New Roman" w:cs="Times New Roman"/>
          <w:sz w:val="24"/>
          <w:szCs w:val="24"/>
          <w:lang w:val="en-US"/>
        </w:rPr>
        <w:t>Understanding the balance and class distribution of the heart disease dataset depends critically on the distribution of the target variable, which often indicates the presence or absence of heart disease.</w:t>
      </w:r>
    </w:p>
    <w:p w14:paraId="27376E4D" w14:textId="77777777" w:rsidR="006E3382" w:rsidRPr="006E3382" w:rsidRDefault="006E3382" w:rsidP="006E3382">
      <w:pPr>
        <w:autoSpaceDE w:val="0"/>
        <w:autoSpaceDN w:val="0"/>
        <w:adjustRightInd w:val="0"/>
        <w:spacing w:after="0" w:line="240" w:lineRule="auto"/>
        <w:rPr>
          <w:rFonts w:ascii="Times New Roman" w:hAnsi="Times New Roman" w:cs="Times New Roman"/>
          <w:sz w:val="24"/>
          <w:szCs w:val="24"/>
          <w:lang w:val="en-US"/>
        </w:rPr>
      </w:pPr>
    </w:p>
    <w:p w14:paraId="5E78FED2" w14:textId="148F4EF3" w:rsidR="002D4AE3" w:rsidRDefault="006E3382" w:rsidP="006E3382">
      <w:pPr>
        <w:autoSpaceDE w:val="0"/>
        <w:autoSpaceDN w:val="0"/>
        <w:adjustRightInd w:val="0"/>
        <w:spacing w:after="0" w:line="240" w:lineRule="auto"/>
        <w:rPr>
          <w:rFonts w:ascii="Times New Roman" w:hAnsi="Times New Roman" w:cs="Times New Roman"/>
          <w:sz w:val="24"/>
          <w:szCs w:val="24"/>
          <w:lang w:val="en-US"/>
        </w:rPr>
      </w:pPr>
      <w:r w:rsidRPr="006E3382">
        <w:rPr>
          <w:rFonts w:ascii="Times New Roman" w:hAnsi="Times New Roman" w:cs="Times New Roman"/>
          <w:sz w:val="24"/>
          <w:szCs w:val="24"/>
          <w:lang w:val="en-US"/>
        </w:rPr>
        <w:t>In this case, the target variable typically indicates whether or not a person has heart disease. It is frequently binary (0 for no heart disease, 1 for heart disease) or categorical (identifying various heart disease stages or types). In our case, it is binary.</w:t>
      </w:r>
    </w:p>
    <w:p w14:paraId="103C02E8" w14:textId="694831E8" w:rsidR="002D4AE3" w:rsidRDefault="002D4AE3" w:rsidP="00A52A6C">
      <w:pPr>
        <w:autoSpaceDE w:val="0"/>
        <w:autoSpaceDN w:val="0"/>
        <w:adjustRightInd w:val="0"/>
        <w:spacing w:after="0" w:line="240" w:lineRule="auto"/>
        <w:rPr>
          <w:rFonts w:ascii="Times New Roman" w:hAnsi="Times New Roman" w:cs="Times New Roman"/>
          <w:sz w:val="24"/>
          <w:szCs w:val="24"/>
          <w:lang w:val="en-US"/>
        </w:rPr>
      </w:pPr>
    </w:p>
    <w:p w14:paraId="11AF70E5" w14:textId="128AABFB" w:rsidR="002D4AE3" w:rsidRDefault="002D4AE3" w:rsidP="00A52A6C">
      <w:pPr>
        <w:autoSpaceDE w:val="0"/>
        <w:autoSpaceDN w:val="0"/>
        <w:adjustRightInd w:val="0"/>
        <w:spacing w:after="0" w:line="240" w:lineRule="auto"/>
        <w:rPr>
          <w:rFonts w:ascii="Times New Roman" w:hAnsi="Times New Roman" w:cs="Times New Roman"/>
          <w:sz w:val="24"/>
          <w:szCs w:val="24"/>
          <w:lang w:val="en-US"/>
        </w:rPr>
      </w:pPr>
    </w:p>
    <w:p w14:paraId="6CF464CB" w14:textId="76CBAAD1" w:rsidR="002D4AE3" w:rsidRDefault="002D4AE3" w:rsidP="00A52A6C">
      <w:pPr>
        <w:autoSpaceDE w:val="0"/>
        <w:autoSpaceDN w:val="0"/>
        <w:adjustRightInd w:val="0"/>
        <w:spacing w:after="0" w:line="240" w:lineRule="auto"/>
        <w:rPr>
          <w:rFonts w:ascii="Times New Roman" w:hAnsi="Times New Roman" w:cs="Times New Roman"/>
          <w:sz w:val="24"/>
          <w:szCs w:val="24"/>
          <w:lang w:val="en-US"/>
        </w:rPr>
      </w:pPr>
    </w:p>
    <w:p w14:paraId="7E65037E" w14:textId="5431198A" w:rsidR="002D4AE3" w:rsidRDefault="00B816DA" w:rsidP="00A52A6C">
      <w:pPr>
        <w:autoSpaceDE w:val="0"/>
        <w:autoSpaceDN w:val="0"/>
        <w:adjustRightInd w:val="0"/>
        <w:spacing w:after="0" w:line="240" w:lineRule="auto"/>
        <w:rPr>
          <w:rFonts w:ascii="Times New Roman" w:hAnsi="Times New Roman" w:cs="Times New Roman"/>
          <w:sz w:val="24"/>
          <w:szCs w:val="24"/>
          <w:lang w:val="en-US"/>
        </w:rPr>
      </w:pPr>
      <w:r>
        <w:rPr>
          <w:noProof/>
          <w:lang w:val="en-US"/>
        </w:rPr>
        <w:drawing>
          <wp:inline distT="0" distB="0" distL="0" distR="0" wp14:anchorId="5D165509" wp14:editId="6F02A998">
            <wp:extent cx="3434080" cy="2468880"/>
            <wp:effectExtent l="0" t="0" r="0" b="0"/>
            <wp:docPr id="20" name="Picture 20"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with red and blu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2468880"/>
                    </a:xfrm>
                    <a:prstGeom prst="rect">
                      <a:avLst/>
                    </a:prstGeom>
                    <a:noFill/>
                    <a:ln>
                      <a:noFill/>
                    </a:ln>
                  </pic:spPr>
                </pic:pic>
              </a:graphicData>
            </a:graphic>
          </wp:inline>
        </w:drawing>
      </w:r>
    </w:p>
    <w:p w14:paraId="4EDF0E9D" w14:textId="2141021C" w:rsidR="00065EE2" w:rsidRDefault="00065EE2" w:rsidP="003961F7">
      <w:pPr>
        <w:rPr>
          <w:rFonts w:ascii="Times New Roman" w:hAnsi="Times New Roman" w:cs="Times New Roman"/>
          <w:b/>
          <w:bCs/>
          <w:sz w:val="32"/>
          <w:szCs w:val="32"/>
        </w:rPr>
      </w:pPr>
    </w:p>
    <w:p w14:paraId="14300FBC" w14:textId="77777777" w:rsidR="00DD1FA3" w:rsidRDefault="00DD1FA3" w:rsidP="003961F7">
      <w:pPr>
        <w:rPr>
          <w:rFonts w:ascii="Times New Roman" w:hAnsi="Times New Roman" w:cs="Times New Roman"/>
          <w:b/>
          <w:bCs/>
          <w:sz w:val="32"/>
          <w:szCs w:val="32"/>
        </w:rPr>
      </w:pPr>
    </w:p>
    <w:p w14:paraId="6913F73D" w14:textId="405C0AAC" w:rsidR="00CB2010" w:rsidRDefault="00936B49" w:rsidP="00CB2010">
      <w:pPr>
        <w:pStyle w:val="Heading1"/>
        <w:rPr>
          <w:rFonts w:ascii="Times New Roman" w:hAnsi="Times New Roman" w:cs="Times New Roman"/>
          <w:b/>
          <w:bCs/>
          <w:u w:val="single"/>
        </w:rPr>
      </w:pPr>
      <w:bookmarkStart w:id="7" w:name="_Toc152608483"/>
      <w:r>
        <w:rPr>
          <w:rFonts w:ascii="Times New Roman" w:hAnsi="Times New Roman" w:cs="Times New Roman"/>
          <w:b/>
          <w:bCs/>
          <w:u w:val="single"/>
        </w:rPr>
        <w:lastRenderedPageBreak/>
        <w:t>Data Exploration</w:t>
      </w:r>
      <w:bookmarkEnd w:id="7"/>
    </w:p>
    <w:p w14:paraId="261242ED" w14:textId="77777777" w:rsidR="003162D7" w:rsidRPr="003162D7" w:rsidRDefault="003162D7" w:rsidP="003162D7"/>
    <w:p w14:paraId="7E397DDA" w14:textId="7D811027" w:rsidR="00CB2010" w:rsidRPr="00CB2010" w:rsidRDefault="00CB2010" w:rsidP="00CB2010">
      <w:pPr>
        <w:rPr>
          <w:rFonts w:ascii="Times New Roman" w:hAnsi="Times New Roman" w:cs="Times New Roman"/>
          <w:sz w:val="24"/>
          <w:szCs w:val="24"/>
        </w:rPr>
      </w:pPr>
      <w:r w:rsidRPr="00463493">
        <w:rPr>
          <w:rFonts w:ascii="Times New Roman" w:hAnsi="Times New Roman" w:cs="Times New Roman" w:hint="cs"/>
          <w:b/>
          <w:bCs/>
          <w:sz w:val="24"/>
          <w:szCs w:val="24"/>
        </w:rPr>
        <w:t>Principal Component Analysis (PCA):</w:t>
      </w:r>
      <w:r w:rsidRPr="00CB2010">
        <w:rPr>
          <w:rFonts w:ascii="Times New Roman" w:hAnsi="Times New Roman" w:cs="Times New Roman" w:hint="cs"/>
          <w:sz w:val="24"/>
          <w:szCs w:val="24"/>
        </w:rPr>
        <w:t xml:space="preserve"> PCA reduces the dimensionality of the dataset while preserving the majority of its contents. Their explained variance establishes the proportional importance of the primary components.</w:t>
      </w:r>
      <w:r w:rsidR="00CF13B5">
        <w:rPr>
          <w:rFonts w:ascii="Times New Roman" w:hAnsi="Times New Roman" w:cs="Times New Roman"/>
          <w:sz w:val="24"/>
          <w:szCs w:val="24"/>
        </w:rPr>
        <w:t xml:space="preserve"> </w:t>
      </w:r>
    </w:p>
    <w:p w14:paraId="3E4A1537" w14:textId="0A0244BC" w:rsidR="00CB2010" w:rsidRDefault="00CB2010" w:rsidP="00CB2010">
      <w:pPr>
        <w:rPr>
          <w:rFonts w:ascii="Times New Roman" w:hAnsi="Times New Roman" w:cs="Times New Roman"/>
          <w:sz w:val="24"/>
          <w:szCs w:val="24"/>
        </w:rPr>
      </w:pPr>
      <w:r w:rsidRPr="00CB2010">
        <w:rPr>
          <w:rFonts w:ascii="Times New Roman" w:hAnsi="Times New Roman" w:cs="Times New Roman" w:hint="cs"/>
          <w:sz w:val="24"/>
          <w:szCs w:val="24"/>
        </w:rPr>
        <w:t>The cumulative explained variance from the major components is computed to obtain 96% of the variance. The amount of dimensionality reduction while maintaining substantial information is shown by the number of principal components required to attain or surpass 96% cumulative variance.</w:t>
      </w:r>
      <w:r w:rsidR="00437187">
        <w:rPr>
          <w:rFonts w:ascii="Times New Roman" w:hAnsi="Times New Roman" w:cs="Times New Roman"/>
          <w:sz w:val="24"/>
          <w:szCs w:val="24"/>
        </w:rPr>
        <w:t xml:space="preserve"> In our case, with PCA, there are 3 components necessary to explain the 96% of the variance.</w:t>
      </w:r>
    </w:p>
    <w:p w14:paraId="14138BD5" w14:textId="4CE8324F" w:rsidR="00655607" w:rsidRDefault="00655607" w:rsidP="00CB2010">
      <w:pPr>
        <w:rPr>
          <w:rFonts w:ascii="Times New Roman" w:hAnsi="Times New Roman" w:cs="Times New Roman"/>
          <w:sz w:val="24"/>
          <w:szCs w:val="24"/>
        </w:rPr>
      </w:pPr>
    </w:p>
    <w:p w14:paraId="02DEE8EE" w14:textId="0CDF3AAD" w:rsidR="00655607" w:rsidRDefault="00655607" w:rsidP="00CB2010">
      <w:pPr>
        <w:rPr>
          <w:rFonts w:ascii="Times New Roman" w:hAnsi="Times New Roman" w:cs="Times New Roman"/>
          <w:sz w:val="24"/>
          <w:szCs w:val="24"/>
        </w:rPr>
      </w:pPr>
      <w:r w:rsidRPr="00655607">
        <w:rPr>
          <w:rFonts w:ascii="Times New Roman" w:hAnsi="Times New Roman" w:cs="Times New Roman"/>
          <w:noProof/>
          <w:sz w:val="24"/>
          <w:szCs w:val="24"/>
        </w:rPr>
        <w:drawing>
          <wp:inline distT="0" distB="0" distL="0" distR="0" wp14:anchorId="6ADAC4E7" wp14:editId="5EDCC0C0">
            <wp:extent cx="5943600" cy="488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315"/>
                    </a:xfrm>
                    <a:prstGeom prst="rect">
                      <a:avLst/>
                    </a:prstGeom>
                  </pic:spPr>
                </pic:pic>
              </a:graphicData>
            </a:graphic>
          </wp:inline>
        </w:drawing>
      </w:r>
    </w:p>
    <w:p w14:paraId="7735BED9" w14:textId="77777777" w:rsidR="00463493" w:rsidRPr="00463493" w:rsidRDefault="00463493" w:rsidP="00463493">
      <w:pPr>
        <w:rPr>
          <w:rFonts w:ascii="Times New Roman" w:hAnsi="Times New Roman" w:cs="Times New Roman"/>
          <w:sz w:val="24"/>
          <w:szCs w:val="24"/>
        </w:rPr>
      </w:pPr>
      <w:r w:rsidRPr="00463493">
        <w:rPr>
          <w:rFonts w:ascii="Times New Roman" w:hAnsi="Times New Roman" w:cs="Times New Roman"/>
          <w:sz w:val="24"/>
          <w:szCs w:val="24"/>
        </w:rPr>
        <w:t>PCA provides information on the variables that most influence the variance of the dataset. It finds feature combinations that account for the variability in the data and may reveal important aspects affecting the prediction of heart disease.</w:t>
      </w:r>
    </w:p>
    <w:p w14:paraId="63E7827E" w14:textId="77777777" w:rsidR="00463493" w:rsidRPr="00463493" w:rsidRDefault="00463493" w:rsidP="00463493">
      <w:pPr>
        <w:rPr>
          <w:rFonts w:ascii="Times New Roman" w:hAnsi="Times New Roman" w:cs="Times New Roman"/>
          <w:sz w:val="24"/>
          <w:szCs w:val="24"/>
        </w:rPr>
      </w:pPr>
    </w:p>
    <w:p w14:paraId="23915A97" w14:textId="03411C95" w:rsidR="00463493" w:rsidRDefault="00463493" w:rsidP="00463493">
      <w:pPr>
        <w:rPr>
          <w:rFonts w:ascii="Times New Roman" w:hAnsi="Times New Roman" w:cs="Times New Roman"/>
          <w:sz w:val="24"/>
          <w:szCs w:val="24"/>
        </w:rPr>
      </w:pPr>
      <w:r w:rsidRPr="00463493">
        <w:rPr>
          <w:rFonts w:ascii="Times New Roman" w:hAnsi="Times New Roman" w:cs="Times New Roman"/>
          <w:sz w:val="24"/>
          <w:szCs w:val="24"/>
        </w:rPr>
        <w:t>While PCA gives a transformation that maximizes variance, it does not directly reveal the nature of variables. Interpreting their importance is made easier by knowing the connections between the original variables and major components.</w:t>
      </w:r>
    </w:p>
    <w:p w14:paraId="73F227B0" w14:textId="2BE9878C" w:rsidR="0083688C" w:rsidRDefault="0083688C" w:rsidP="00463493">
      <w:pPr>
        <w:rPr>
          <w:rFonts w:ascii="Times New Roman" w:hAnsi="Times New Roman" w:cs="Times New Roman"/>
          <w:sz w:val="24"/>
          <w:szCs w:val="24"/>
        </w:rPr>
      </w:pPr>
    </w:p>
    <w:p w14:paraId="1576E5A1" w14:textId="50BAFAB5" w:rsidR="0083688C" w:rsidRPr="0083688C" w:rsidRDefault="0083688C" w:rsidP="0083688C">
      <w:pPr>
        <w:rPr>
          <w:rFonts w:ascii="Times New Roman" w:hAnsi="Times New Roman" w:cs="Times New Roman"/>
          <w:sz w:val="24"/>
          <w:szCs w:val="24"/>
        </w:rPr>
      </w:pPr>
      <w:r w:rsidRPr="0083688C">
        <w:rPr>
          <w:rFonts w:ascii="Times New Roman" w:hAnsi="Times New Roman" w:cs="Times New Roman"/>
          <w:b/>
          <w:bCs/>
          <w:sz w:val="24"/>
          <w:szCs w:val="24"/>
        </w:rPr>
        <w:t>Decision Trees:</w:t>
      </w:r>
      <w:r>
        <w:rPr>
          <w:rFonts w:ascii="Times New Roman" w:hAnsi="Times New Roman" w:cs="Times New Roman"/>
          <w:sz w:val="24"/>
          <w:szCs w:val="24"/>
        </w:rPr>
        <w:t xml:space="preserve"> </w:t>
      </w:r>
      <w:r w:rsidRPr="0083688C">
        <w:rPr>
          <w:rFonts w:ascii="Times New Roman" w:hAnsi="Times New Roman" w:cs="Times New Roman"/>
          <w:sz w:val="24"/>
          <w:szCs w:val="24"/>
        </w:rPr>
        <w:t>Using decision trees, particularly the less deep ones (2–5), provides a clear understanding of how the algorithm divides the data according to feature thresholds.</w:t>
      </w:r>
    </w:p>
    <w:p w14:paraId="0D541C1F" w14:textId="77777777" w:rsidR="0083688C" w:rsidRPr="0083688C" w:rsidRDefault="0083688C" w:rsidP="0083688C">
      <w:pPr>
        <w:rPr>
          <w:rFonts w:ascii="Times New Roman" w:hAnsi="Times New Roman" w:cs="Times New Roman"/>
          <w:sz w:val="24"/>
          <w:szCs w:val="24"/>
        </w:rPr>
      </w:pPr>
    </w:p>
    <w:p w14:paraId="6EC78170" w14:textId="77777777" w:rsidR="0083688C" w:rsidRPr="0083688C" w:rsidRDefault="0083688C" w:rsidP="0083688C">
      <w:pPr>
        <w:rPr>
          <w:rFonts w:ascii="Times New Roman" w:hAnsi="Times New Roman" w:cs="Times New Roman"/>
          <w:sz w:val="24"/>
          <w:szCs w:val="24"/>
        </w:rPr>
      </w:pPr>
      <w:r w:rsidRPr="0083688C">
        <w:rPr>
          <w:rFonts w:ascii="Times New Roman" w:hAnsi="Times New Roman" w:cs="Times New Roman"/>
          <w:sz w:val="24"/>
          <w:szCs w:val="24"/>
        </w:rPr>
        <w:t>Easy-to-understand decision trees make it possible to identify the most important characteristics and their threshold points for heart disease prediction.</w:t>
      </w:r>
    </w:p>
    <w:p w14:paraId="76BD9E05" w14:textId="77777777" w:rsidR="0083688C" w:rsidRPr="0083688C" w:rsidRDefault="0083688C" w:rsidP="0083688C">
      <w:pPr>
        <w:rPr>
          <w:rFonts w:ascii="Times New Roman" w:hAnsi="Times New Roman" w:cs="Times New Roman"/>
          <w:sz w:val="24"/>
          <w:szCs w:val="24"/>
        </w:rPr>
      </w:pPr>
    </w:p>
    <w:p w14:paraId="63641B3A" w14:textId="77777777" w:rsidR="0083688C" w:rsidRPr="0083688C" w:rsidRDefault="0083688C" w:rsidP="0083688C">
      <w:pPr>
        <w:rPr>
          <w:rFonts w:ascii="Times New Roman" w:hAnsi="Times New Roman" w:cs="Times New Roman"/>
          <w:sz w:val="24"/>
          <w:szCs w:val="24"/>
        </w:rPr>
      </w:pPr>
      <w:r w:rsidRPr="0083688C">
        <w:rPr>
          <w:rFonts w:ascii="Times New Roman" w:hAnsi="Times New Roman" w:cs="Times New Roman"/>
          <w:sz w:val="24"/>
          <w:szCs w:val="24"/>
        </w:rPr>
        <w:t xml:space="preserve"> The most discriminative variables at each node are displayed in the decision tree graphic, which illustrates how the algorithm divides the dataset according to feature values.</w:t>
      </w:r>
    </w:p>
    <w:p w14:paraId="12757230" w14:textId="77777777" w:rsidR="0083688C" w:rsidRPr="0083688C" w:rsidRDefault="0083688C" w:rsidP="0083688C">
      <w:pPr>
        <w:rPr>
          <w:rFonts w:ascii="Times New Roman" w:hAnsi="Times New Roman" w:cs="Times New Roman"/>
          <w:sz w:val="24"/>
          <w:szCs w:val="24"/>
        </w:rPr>
      </w:pPr>
    </w:p>
    <w:p w14:paraId="6F3C9D6C" w14:textId="7AE51D69" w:rsidR="00463493" w:rsidRDefault="0083688C" w:rsidP="00463493">
      <w:pPr>
        <w:rPr>
          <w:rFonts w:ascii="Times New Roman" w:hAnsi="Times New Roman" w:cs="Times New Roman"/>
          <w:sz w:val="24"/>
          <w:szCs w:val="24"/>
        </w:rPr>
      </w:pPr>
      <w:r w:rsidRPr="0083688C">
        <w:rPr>
          <w:rFonts w:ascii="Times New Roman" w:hAnsi="Times New Roman" w:cs="Times New Roman"/>
          <w:sz w:val="24"/>
          <w:szCs w:val="24"/>
        </w:rPr>
        <w:lastRenderedPageBreak/>
        <w:t>Understanding how certain factors work together to predict heart disease is made easier with the use of depth-limited decision trees, which provide insights into feature connections and relationships.</w:t>
      </w:r>
    </w:p>
    <w:p w14:paraId="42A63490" w14:textId="65EE3160" w:rsidR="00422DA9" w:rsidRPr="00CB2010" w:rsidRDefault="00422DA9" w:rsidP="00463493">
      <w:pPr>
        <w:rPr>
          <w:rFonts w:ascii="Times New Roman" w:hAnsi="Times New Roman" w:cs="Times New Roman"/>
          <w:sz w:val="24"/>
          <w:szCs w:val="24"/>
        </w:rPr>
      </w:pPr>
      <w:r>
        <w:rPr>
          <w:rFonts w:hint="cs"/>
          <w:noProof/>
        </w:rPr>
        <w:drawing>
          <wp:inline distT="0" distB="0" distL="0" distR="0" wp14:anchorId="10A3996C" wp14:editId="23C56B69">
            <wp:extent cx="5943600" cy="3002280"/>
            <wp:effectExtent l="0" t="0" r="0" b="0"/>
            <wp:docPr id="21" name="Picture 21"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ata&#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2EA8449C" w14:textId="77777777" w:rsidR="00BC0B07" w:rsidRDefault="00BC0B07" w:rsidP="00936B49">
      <w:pPr>
        <w:pStyle w:val="Heading1"/>
        <w:rPr>
          <w:rFonts w:ascii="Times New Roman" w:hAnsi="Times New Roman" w:cs="Times New Roman"/>
          <w:b/>
          <w:bCs/>
          <w:u w:val="single"/>
        </w:rPr>
      </w:pPr>
    </w:p>
    <w:p w14:paraId="6F6DBDD0" w14:textId="77777777" w:rsidR="00BC0B07" w:rsidRDefault="00BC0B07" w:rsidP="00936B49">
      <w:pPr>
        <w:pStyle w:val="Heading1"/>
        <w:rPr>
          <w:rFonts w:ascii="Times New Roman" w:hAnsi="Times New Roman" w:cs="Times New Roman"/>
          <w:b/>
          <w:bCs/>
          <w:u w:val="single"/>
        </w:rPr>
      </w:pPr>
    </w:p>
    <w:p w14:paraId="0CA7CC4C" w14:textId="77777777" w:rsidR="00BC0B07" w:rsidRDefault="00BC0B07" w:rsidP="00936B49">
      <w:pPr>
        <w:pStyle w:val="Heading1"/>
        <w:rPr>
          <w:rFonts w:ascii="Times New Roman" w:hAnsi="Times New Roman" w:cs="Times New Roman"/>
          <w:b/>
          <w:bCs/>
          <w:u w:val="single"/>
        </w:rPr>
      </w:pPr>
    </w:p>
    <w:p w14:paraId="0D7B6ED0" w14:textId="77777777" w:rsidR="00BC0B07" w:rsidRDefault="00BC0B07" w:rsidP="00936B49">
      <w:pPr>
        <w:pStyle w:val="Heading1"/>
        <w:rPr>
          <w:rFonts w:ascii="Times New Roman" w:hAnsi="Times New Roman" w:cs="Times New Roman"/>
          <w:b/>
          <w:bCs/>
          <w:u w:val="single"/>
        </w:rPr>
      </w:pPr>
    </w:p>
    <w:p w14:paraId="44435D4C" w14:textId="77777777" w:rsidR="00BC0B07" w:rsidRDefault="00BC0B07" w:rsidP="00936B49">
      <w:pPr>
        <w:pStyle w:val="Heading1"/>
        <w:rPr>
          <w:rFonts w:ascii="Times New Roman" w:hAnsi="Times New Roman" w:cs="Times New Roman"/>
          <w:b/>
          <w:bCs/>
          <w:u w:val="single"/>
        </w:rPr>
      </w:pPr>
    </w:p>
    <w:p w14:paraId="4436938F" w14:textId="77777777" w:rsidR="00BC0B07" w:rsidRDefault="00BC0B07" w:rsidP="00936B49">
      <w:pPr>
        <w:pStyle w:val="Heading1"/>
        <w:rPr>
          <w:rFonts w:ascii="Times New Roman" w:hAnsi="Times New Roman" w:cs="Times New Roman"/>
          <w:b/>
          <w:bCs/>
          <w:u w:val="single"/>
        </w:rPr>
      </w:pPr>
    </w:p>
    <w:p w14:paraId="160A5038" w14:textId="77777777" w:rsidR="00BC0B07" w:rsidRDefault="00BC0B07" w:rsidP="00936B49">
      <w:pPr>
        <w:pStyle w:val="Heading1"/>
        <w:rPr>
          <w:rFonts w:ascii="Times New Roman" w:hAnsi="Times New Roman" w:cs="Times New Roman"/>
          <w:b/>
          <w:bCs/>
          <w:u w:val="single"/>
        </w:rPr>
      </w:pPr>
    </w:p>
    <w:p w14:paraId="2E9C32A2" w14:textId="77777777" w:rsidR="00BC0B07" w:rsidRDefault="00BC0B07" w:rsidP="00936B49">
      <w:pPr>
        <w:pStyle w:val="Heading1"/>
        <w:rPr>
          <w:rFonts w:ascii="Times New Roman" w:hAnsi="Times New Roman" w:cs="Times New Roman"/>
          <w:b/>
          <w:bCs/>
          <w:u w:val="single"/>
        </w:rPr>
      </w:pPr>
    </w:p>
    <w:p w14:paraId="6CB4D6C5" w14:textId="77777777" w:rsidR="00BC0B07" w:rsidRDefault="00BC0B07" w:rsidP="00936B49">
      <w:pPr>
        <w:pStyle w:val="Heading1"/>
        <w:rPr>
          <w:rFonts w:ascii="Times New Roman" w:hAnsi="Times New Roman" w:cs="Times New Roman"/>
          <w:b/>
          <w:bCs/>
          <w:u w:val="single"/>
        </w:rPr>
      </w:pPr>
    </w:p>
    <w:p w14:paraId="3D8143F0" w14:textId="017B27DC" w:rsidR="00936B49" w:rsidRDefault="00936B49" w:rsidP="00936B49">
      <w:pPr>
        <w:pStyle w:val="Heading1"/>
        <w:rPr>
          <w:rFonts w:ascii="Times New Roman" w:hAnsi="Times New Roman" w:cs="Times New Roman"/>
          <w:b/>
          <w:bCs/>
          <w:u w:val="single"/>
        </w:rPr>
      </w:pPr>
      <w:bookmarkStart w:id="8" w:name="_Toc152608484"/>
      <w:r>
        <w:rPr>
          <w:rFonts w:ascii="Times New Roman" w:hAnsi="Times New Roman" w:cs="Times New Roman"/>
          <w:b/>
          <w:bCs/>
          <w:u w:val="single"/>
        </w:rPr>
        <w:lastRenderedPageBreak/>
        <w:t>Experimental method</w:t>
      </w:r>
      <w:bookmarkEnd w:id="8"/>
    </w:p>
    <w:p w14:paraId="5A044542" w14:textId="70E1DC9A" w:rsidR="0003039E" w:rsidRDefault="0003039E" w:rsidP="0003039E"/>
    <w:p w14:paraId="4F7743EB" w14:textId="59F98E58" w:rsidR="000A5F99" w:rsidRDefault="0003039E" w:rsidP="000A5F99">
      <w:pPr>
        <w:autoSpaceDE w:val="0"/>
        <w:autoSpaceDN w:val="0"/>
        <w:adjustRightInd w:val="0"/>
        <w:spacing w:after="0" w:line="240" w:lineRule="auto"/>
        <w:jc w:val="left"/>
        <w:rPr>
          <w:rFonts w:ascii="AppleSystemUIFont" w:hAnsi="AppleSystemUIFont" w:cs="AppleSystemUIFont"/>
          <w:sz w:val="26"/>
          <w:szCs w:val="26"/>
          <w:lang w:val="en-US"/>
        </w:rPr>
      </w:pPr>
      <w:r w:rsidRPr="0003039E">
        <w:rPr>
          <w:rFonts w:ascii="Times New Roman" w:hAnsi="Times New Roman" w:cs="Times New Roman" w:hint="cs"/>
          <w:sz w:val="24"/>
          <w:szCs w:val="24"/>
          <w:lang w:val="en-US"/>
        </w:rPr>
        <w:t>Hypothesis: Predict Heart Disease based on all the attributes contributing towards the heart disease</w:t>
      </w:r>
      <w:r w:rsidR="000A5F99">
        <w:rPr>
          <w:rFonts w:ascii="Times New Roman" w:hAnsi="Times New Roman" w:cs="Times New Roman"/>
          <w:sz w:val="24"/>
          <w:szCs w:val="24"/>
          <w:lang w:val="en-US"/>
        </w:rPr>
        <w:t xml:space="preserve"> using</w:t>
      </w:r>
      <w:r w:rsidR="000A5F99" w:rsidRPr="000A5F99">
        <w:rPr>
          <w:rFonts w:ascii="Times New Roman" w:hAnsi="Times New Roman" w:cs="Times New Roman" w:hint="cs"/>
          <w:sz w:val="24"/>
          <w:szCs w:val="24"/>
          <w:lang w:val="en-US"/>
        </w:rPr>
        <w:t xml:space="preserve"> ensemble methods </w:t>
      </w:r>
      <w:r w:rsidR="000A5F99">
        <w:rPr>
          <w:rFonts w:ascii="Times New Roman" w:hAnsi="Times New Roman" w:cs="Times New Roman"/>
          <w:sz w:val="24"/>
          <w:szCs w:val="24"/>
          <w:lang w:val="en-US"/>
        </w:rPr>
        <w:t xml:space="preserve">such as </w:t>
      </w:r>
      <w:r w:rsidR="000A5F99" w:rsidRPr="000A5F99">
        <w:rPr>
          <w:rFonts w:ascii="Times New Roman" w:hAnsi="Times New Roman" w:cs="Times New Roman" w:hint="cs"/>
          <w:sz w:val="24"/>
          <w:szCs w:val="24"/>
          <w:lang w:val="en-US"/>
        </w:rPr>
        <w:t>Random Forest, Extra Trees, AdaBoost, Gradient Boost and MLP (neural network) for regression analysis.</w:t>
      </w:r>
    </w:p>
    <w:p w14:paraId="7AB23002" w14:textId="2D756B22" w:rsidR="0003039E" w:rsidRPr="0003039E" w:rsidRDefault="0003039E" w:rsidP="0003039E">
      <w:pPr>
        <w:autoSpaceDE w:val="0"/>
        <w:autoSpaceDN w:val="0"/>
        <w:adjustRightInd w:val="0"/>
        <w:spacing w:after="0" w:line="240" w:lineRule="auto"/>
        <w:jc w:val="left"/>
        <w:rPr>
          <w:rFonts w:ascii="Times New Roman" w:hAnsi="Times New Roman" w:cs="Times New Roman"/>
          <w:sz w:val="24"/>
          <w:szCs w:val="24"/>
          <w:lang w:val="en-US"/>
        </w:rPr>
      </w:pPr>
    </w:p>
    <w:p w14:paraId="792CE6D9" w14:textId="1D0A44BD" w:rsidR="00A92106" w:rsidRPr="00720A8F" w:rsidRDefault="00A92106" w:rsidP="00720A8F">
      <w:pPr>
        <w:pStyle w:val="Heading2"/>
        <w:rPr>
          <w:rFonts w:ascii="Times New Roman" w:hAnsi="Times New Roman" w:cs="Times New Roman"/>
          <w:b/>
          <w:bCs/>
        </w:rPr>
      </w:pPr>
      <w:bookmarkStart w:id="9" w:name="_Toc152608485"/>
      <w:r w:rsidRPr="00720A8F">
        <w:rPr>
          <w:rFonts w:ascii="Times New Roman" w:hAnsi="Times New Roman" w:cs="Times New Roman" w:hint="cs"/>
          <w:b/>
          <w:bCs/>
        </w:rPr>
        <w:t>Execution Process:</w:t>
      </w:r>
      <w:bookmarkEnd w:id="9"/>
    </w:p>
    <w:p w14:paraId="752F38B4" w14:textId="67C20D94" w:rsidR="007531BC" w:rsidRDefault="007531BC" w:rsidP="007531BC"/>
    <w:p w14:paraId="1A8FCDA5" w14:textId="09DDA1E8" w:rsidR="007531BC" w:rsidRPr="00244DF4" w:rsidRDefault="007531BC" w:rsidP="007531BC">
      <w:pPr>
        <w:pStyle w:val="ListParagraph"/>
        <w:numPr>
          <w:ilvl w:val="0"/>
          <w:numId w:val="18"/>
        </w:numPr>
        <w:rPr>
          <w:rFonts w:ascii="Times New Roman" w:hAnsi="Times New Roman" w:cs="Times New Roman"/>
          <w:sz w:val="24"/>
          <w:szCs w:val="24"/>
        </w:rPr>
      </w:pPr>
      <w:r w:rsidRPr="00244DF4">
        <w:rPr>
          <w:rFonts w:ascii="Times New Roman" w:hAnsi="Times New Roman" w:cs="Times New Roman" w:hint="cs"/>
          <w:sz w:val="24"/>
          <w:szCs w:val="24"/>
        </w:rPr>
        <w:t xml:space="preserve">Partitioning the data into separate training and testing subsets while preserving an 80/20 ratio was a crucial first step in utilizing the </w:t>
      </w:r>
      <w:r w:rsidR="00902063" w:rsidRPr="00244DF4">
        <w:rPr>
          <w:rFonts w:ascii="Times New Roman" w:hAnsi="Times New Roman" w:cs="Times New Roman" w:hint="cs"/>
          <w:sz w:val="24"/>
          <w:szCs w:val="24"/>
        </w:rPr>
        <w:t>heart disease dataset</w:t>
      </w:r>
      <w:r w:rsidRPr="00244DF4">
        <w:rPr>
          <w:rFonts w:ascii="Times New Roman" w:hAnsi="Times New Roman" w:cs="Times New Roman" w:hint="cs"/>
          <w:sz w:val="24"/>
          <w:szCs w:val="24"/>
        </w:rPr>
        <w:t xml:space="preserve"> for machine learning. This preserved an independent collection for objective model evaluation while guaranteeing a strong approach to model training on a significant portion of the dataset. By using this split, the models were trained to identify patterns in the data while permitting evaluation on cases that were not seen, which is essential for confirming their relevance in the actual world.</w:t>
      </w:r>
    </w:p>
    <w:p w14:paraId="4F27294C" w14:textId="2C682CA4" w:rsidR="007531BC" w:rsidRPr="00244DF4" w:rsidRDefault="007531BC" w:rsidP="007531BC">
      <w:pPr>
        <w:rPr>
          <w:rFonts w:ascii="Times New Roman" w:hAnsi="Times New Roman" w:cs="Times New Roman"/>
          <w:sz w:val="24"/>
          <w:szCs w:val="24"/>
        </w:rPr>
      </w:pPr>
    </w:p>
    <w:p w14:paraId="10EE8B42" w14:textId="7CFF2A16" w:rsidR="007531BC" w:rsidRPr="00244DF4" w:rsidRDefault="007531BC" w:rsidP="007531BC">
      <w:pPr>
        <w:pStyle w:val="ListParagraph"/>
        <w:numPr>
          <w:ilvl w:val="0"/>
          <w:numId w:val="18"/>
        </w:numPr>
        <w:rPr>
          <w:rFonts w:ascii="Times New Roman" w:hAnsi="Times New Roman" w:cs="Times New Roman"/>
          <w:sz w:val="24"/>
          <w:szCs w:val="24"/>
        </w:rPr>
      </w:pPr>
      <w:r w:rsidRPr="00244DF4">
        <w:rPr>
          <w:rFonts w:ascii="Times New Roman" w:hAnsi="Times New Roman" w:cs="Times New Roman" w:hint="cs"/>
          <w:sz w:val="24"/>
          <w:szCs w:val="24"/>
        </w:rPr>
        <w:t xml:space="preserve">After that, StandardScaler was used to scale the data. By standardizing the range of features, this crucial normalization process ensured more equitable model training by reducing the dominance of some variables over others. </w:t>
      </w:r>
      <w:r w:rsidR="00902063" w:rsidRPr="00244DF4">
        <w:rPr>
          <w:rFonts w:ascii="Times New Roman" w:hAnsi="Times New Roman" w:cs="Times New Roman" w:hint="cs"/>
          <w:sz w:val="24"/>
          <w:szCs w:val="24"/>
        </w:rPr>
        <w:t>To</w:t>
      </w:r>
      <w:r w:rsidRPr="00244DF4">
        <w:rPr>
          <w:rFonts w:ascii="Times New Roman" w:hAnsi="Times New Roman" w:cs="Times New Roman" w:hint="cs"/>
          <w:sz w:val="24"/>
          <w:szCs w:val="24"/>
        </w:rPr>
        <w:t xml:space="preserve"> eliminate biases toward </w:t>
      </w:r>
      <w:r w:rsidR="00902063" w:rsidRPr="00244DF4">
        <w:rPr>
          <w:rFonts w:ascii="Times New Roman" w:hAnsi="Times New Roman" w:cs="Times New Roman" w:hint="cs"/>
          <w:sz w:val="24"/>
          <w:szCs w:val="24"/>
        </w:rPr>
        <w:t>characteristics</w:t>
      </w:r>
      <w:r w:rsidRPr="00244DF4">
        <w:rPr>
          <w:rFonts w:ascii="Times New Roman" w:hAnsi="Times New Roman" w:cs="Times New Roman" w:hint="cs"/>
          <w:sz w:val="24"/>
          <w:szCs w:val="24"/>
        </w:rPr>
        <w:t xml:space="preserve"> resulting from different units or scales, scaling the features uniformly helped to improve the effectiveness of the model learning process.</w:t>
      </w:r>
    </w:p>
    <w:p w14:paraId="2A610F7C" w14:textId="77777777" w:rsidR="007531BC" w:rsidRPr="00244DF4" w:rsidRDefault="007531BC" w:rsidP="007531BC">
      <w:pPr>
        <w:rPr>
          <w:rFonts w:ascii="Times New Roman" w:hAnsi="Times New Roman" w:cs="Times New Roman"/>
          <w:sz w:val="24"/>
          <w:szCs w:val="24"/>
        </w:rPr>
      </w:pPr>
    </w:p>
    <w:p w14:paraId="338555DD" w14:textId="3E9A5A1F" w:rsidR="007531BC" w:rsidRPr="00244DF4" w:rsidRDefault="007531BC" w:rsidP="007531BC">
      <w:pPr>
        <w:pStyle w:val="ListParagraph"/>
        <w:numPr>
          <w:ilvl w:val="0"/>
          <w:numId w:val="18"/>
        </w:numPr>
        <w:rPr>
          <w:rFonts w:ascii="Times New Roman" w:hAnsi="Times New Roman" w:cs="Times New Roman"/>
          <w:sz w:val="24"/>
          <w:szCs w:val="24"/>
        </w:rPr>
      </w:pPr>
      <w:r w:rsidRPr="00244DF4">
        <w:rPr>
          <w:rFonts w:ascii="Times New Roman" w:hAnsi="Times New Roman" w:cs="Times New Roman" w:hint="cs"/>
          <w:sz w:val="24"/>
          <w:szCs w:val="24"/>
        </w:rPr>
        <w:t>The models were started with default parameters once the data had been preprocessed, which provided a baseline from which to measure their initial performance. In order to better understand the behaviour of the models before adjusting the hyperparameters, this step was helpful.</w:t>
      </w:r>
    </w:p>
    <w:p w14:paraId="42802902" w14:textId="49B21216" w:rsidR="007531BC" w:rsidRPr="00244DF4" w:rsidRDefault="007531BC" w:rsidP="007531BC">
      <w:pPr>
        <w:rPr>
          <w:rFonts w:ascii="Times New Roman" w:hAnsi="Times New Roman" w:cs="Times New Roman"/>
          <w:sz w:val="24"/>
          <w:szCs w:val="24"/>
        </w:rPr>
      </w:pPr>
    </w:p>
    <w:p w14:paraId="5E7AB736" w14:textId="68E0E407" w:rsidR="007531BC" w:rsidRPr="00244DF4" w:rsidRDefault="007531BC" w:rsidP="007531BC">
      <w:pPr>
        <w:pStyle w:val="ListParagraph"/>
        <w:numPr>
          <w:ilvl w:val="0"/>
          <w:numId w:val="18"/>
        </w:numPr>
        <w:rPr>
          <w:rFonts w:ascii="Times New Roman" w:hAnsi="Times New Roman" w:cs="Times New Roman"/>
          <w:sz w:val="24"/>
          <w:szCs w:val="24"/>
        </w:rPr>
      </w:pPr>
      <w:r w:rsidRPr="00244DF4">
        <w:rPr>
          <w:rFonts w:ascii="Times New Roman" w:hAnsi="Times New Roman" w:cs="Times New Roman" w:hint="cs"/>
          <w:sz w:val="24"/>
          <w:szCs w:val="24"/>
        </w:rPr>
        <w:t xml:space="preserve">The next step was to use GridSearchCV to carefully adjust the model's hyperparameters. For every regression technique, specific hyperparameter grids were created, allowing for a thorough search for the best possible parameter combinations. Through methodical study, the ideal parameter configurations had to be found </w:t>
      </w:r>
      <w:r w:rsidR="00902063" w:rsidRPr="00244DF4">
        <w:rPr>
          <w:rFonts w:ascii="Times New Roman" w:hAnsi="Times New Roman" w:cs="Times New Roman" w:hint="cs"/>
          <w:sz w:val="24"/>
          <w:szCs w:val="24"/>
        </w:rPr>
        <w:t>to</w:t>
      </w:r>
      <w:r w:rsidRPr="00244DF4">
        <w:rPr>
          <w:rFonts w:ascii="Times New Roman" w:hAnsi="Times New Roman" w:cs="Times New Roman" w:hint="cs"/>
          <w:sz w:val="24"/>
          <w:szCs w:val="24"/>
        </w:rPr>
        <w:t xml:space="preserve"> improve model behaviour and forecast accuracy.</w:t>
      </w:r>
    </w:p>
    <w:p w14:paraId="24D37DFE" w14:textId="77777777" w:rsidR="007531BC" w:rsidRPr="00244DF4" w:rsidRDefault="007531BC" w:rsidP="007531BC">
      <w:pPr>
        <w:rPr>
          <w:rFonts w:ascii="Times New Roman" w:hAnsi="Times New Roman" w:cs="Times New Roman"/>
          <w:sz w:val="24"/>
          <w:szCs w:val="24"/>
        </w:rPr>
      </w:pPr>
    </w:p>
    <w:p w14:paraId="4F6CA018" w14:textId="609537E9" w:rsidR="007531BC" w:rsidRPr="00244DF4" w:rsidRDefault="007531BC" w:rsidP="007531BC">
      <w:pPr>
        <w:pStyle w:val="ListParagraph"/>
        <w:numPr>
          <w:ilvl w:val="0"/>
          <w:numId w:val="18"/>
        </w:numPr>
        <w:rPr>
          <w:rFonts w:ascii="Times New Roman" w:hAnsi="Times New Roman" w:cs="Times New Roman"/>
          <w:sz w:val="24"/>
          <w:szCs w:val="24"/>
        </w:rPr>
      </w:pPr>
      <w:r w:rsidRPr="00244DF4">
        <w:rPr>
          <w:rFonts w:ascii="Times New Roman" w:hAnsi="Times New Roman" w:cs="Times New Roman" w:hint="cs"/>
          <w:sz w:val="24"/>
          <w:szCs w:val="24"/>
        </w:rPr>
        <w:lastRenderedPageBreak/>
        <w:t>Five-fold cross-validation was used during the hyperparameter tuning process, which is an essential procedure to guarantee robustness and generalizability. By validating the models over many subsets of the training data, this technique reduced the possibility of overfitting and produced a trustworthy evaluation of the models' performance.</w:t>
      </w:r>
    </w:p>
    <w:p w14:paraId="57560955" w14:textId="2F16DE5A" w:rsidR="00BC0B07" w:rsidRDefault="00DD1092" w:rsidP="00BC0B07">
      <w:r>
        <w:t>.</w:t>
      </w:r>
    </w:p>
    <w:p w14:paraId="1B5CEEC0" w14:textId="573FFD3C" w:rsidR="00244DF4" w:rsidRDefault="00244DF4" w:rsidP="00BC0B07"/>
    <w:p w14:paraId="4CE2DD8F" w14:textId="6084450D" w:rsidR="00244DF4" w:rsidRDefault="00244DF4" w:rsidP="00BC0B07"/>
    <w:p w14:paraId="4D59E534" w14:textId="3C1F0418" w:rsidR="00244DF4" w:rsidRDefault="00244DF4" w:rsidP="00BC0B07"/>
    <w:p w14:paraId="0CECF10D" w14:textId="348650DB" w:rsidR="00244DF4" w:rsidRDefault="00244DF4" w:rsidP="00BC0B07"/>
    <w:p w14:paraId="1FD8B9FA" w14:textId="7B080BBE" w:rsidR="00244DF4" w:rsidRDefault="00244DF4" w:rsidP="00BC0B07"/>
    <w:p w14:paraId="7EB781F7" w14:textId="1087E8DB" w:rsidR="00244DF4" w:rsidRDefault="00244DF4" w:rsidP="00BC0B07"/>
    <w:p w14:paraId="48FCE41D" w14:textId="2587C33B" w:rsidR="00244DF4" w:rsidRDefault="00244DF4" w:rsidP="00BC0B07"/>
    <w:p w14:paraId="64596FB2" w14:textId="1E4ED276" w:rsidR="00244DF4" w:rsidRDefault="00244DF4" w:rsidP="00BC0B07"/>
    <w:p w14:paraId="50ECC8D1" w14:textId="6340665E" w:rsidR="00244DF4" w:rsidRDefault="00244DF4" w:rsidP="00BC0B07"/>
    <w:p w14:paraId="38A41AC3" w14:textId="35CE2768" w:rsidR="00244DF4" w:rsidRDefault="00244DF4" w:rsidP="00BC0B07"/>
    <w:p w14:paraId="40CA82F1" w14:textId="35C878A2" w:rsidR="00244DF4" w:rsidRDefault="00244DF4" w:rsidP="00BC0B07"/>
    <w:p w14:paraId="66C8AAE7" w14:textId="4F6C79BF" w:rsidR="00244DF4" w:rsidRDefault="00244DF4" w:rsidP="00BC0B07"/>
    <w:p w14:paraId="0F87824F" w14:textId="77A1A912" w:rsidR="00244DF4" w:rsidRDefault="00244DF4" w:rsidP="00BC0B07"/>
    <w:p w14:paraId="0FE018F2" w14:textId="54BF8F72" w:rsidR="00244DF4" w:rsidRDefault="00244DF4" w:rsidP="00BC0B07"/>
    <w:p w14:paraId="53EEE8EC" w14:textId="47B550EA" w:rsidR="00244DF4" w:rsidRDefault="00244DF4" w:rsidP="00BC0B07"/>
    <w:p w14:paraId="11EE0C9C" w14:textId="164DEA0C" w:rsidR="00244DF4" w:rsidRDefault="00244DF4" w:rsidP="00BC0B07"/>
    <w:p w14:paraId="46188B0D" w14:textId="7B237DB8" w:rsidR="00244DF4" w:rsidRDefault="00244DF4" w:rsidP="00BC0B07"/>
    <w:p w14:paraId="1B9AE2DF" w14:textId="5D1EAD98" w:rsidR="00244DF4" w:rsidRDefault="00244DF4" w:rsidP="00BC0B07"/>
    <w:p w14:paraId="7CF68CC9" w14:textId="5D3CA895" w:rsidR="00244DF4" w:rsidRDefault="00244DF4" w:rsidP="00BC0B07"/>
    <w:p w14:paraId="7B1C5057" w14:textId="6C40108E" w:rsidR="00244DF4" w:rsidRDefault="00244DF4" w:rsidP="00BC0B07"/>
    <w:p w14:paraId="70C81BD5" w14:textId="108BB742" w:rsidR="00244DF4" w:rsidRDefault="00244DF4" w:rsidP="00BC0B07"/>
    <w:p w14:paraId="5B0228A1" w14:textId="77777777" w:rsidR="00244DF4" w:rsidRPr="00A92106" w:rsidRDefault="00244DF4" w:rsidP="00BC0B07"/>
    <w:p w14:paraId="7C6727EA" w14:textId="1C2CB179" w:rsidR="00936B49" w:rsidRDefault="00936B49" w:rsidP="00936B49">
      <w:pPr>
        <w:pStyle w:val="Heading1"/>
        <w:rPr>
          <w:rFonts w:ascii="Times New Roman" w:hAnsi="Times New Roman" w:cs="Times New Roman"/>
          <w:b/>
          <w:bCs/>
          <w:u w:val="single"/>
        </w:rPr>
      </w:pPr>
      <w:bookmarkStart w:id="10" w:name="_Toc152608486"/>
      <w:r>
        <w:rPr>
          <w:rFonts w:ascii="Times New Roman" w:hAnsi="Times New Roman" w:cs="Times New Roman"/>
          <w:b/>
          <w:bCs/>
          <w:u w:val="single"/>
        </w:rPr>
        <w:lastRenderedPageBreak/>
        <w:t>results and Analysis</w:t>
      </w:r>
      <w:bookmarkEnd w:id="10"/>
    </w:p>
    <w:p w14:paraId="72DB0E28" w14:textId="1C732DFA" w:rsidR="00936B49" w:rsidRDefault="00936B49" w:rsidP="001C0E1C"/>
    <w:p w14:paraId="014EA8E2" w14:textId="0A54AAFD" w:rsidR="00936B49" w:rsidRPr="00C67D59" w:rsidRDefault="00B95488" w:rsidP="001C0E1C">
      <w:pPr>
        <w:rPr>
          <w:rFonts w:ascii="Times New Roman" w:hAnsi="Times New Roman" w:cs="Times New Roman"/>
          <w:sz w:val="24"/>
          <w:szCs w:val="24"/>
        </w:rPr>
      </w:pPr>
      <w:r w:rsidRPr="00C67D59">
        <w:rPr>
          <w:rFonts w:ascii="Times New Roman" w:hAnsi="Times New Roman" w:cs="Times New Roman" w:hint="cs"/>
          <w:sz w:val="24"/>
          <w:szCs w:val="24"/>
        </w:rPr>
        <w:t xml:space="preserve">The results of training different regression models on the </w:t>
      </w:r>
      <w:r w:rsidR="000A5E18" w:rsidRPr="00C67D59">
        <w:rPr>
          <w:rFonts w:ascii="Times New Roman" w:hAnsi="Times New Roman" w:cs="Times New Roman"/>
          <w:sz w:val="24"/>
          <w:szCs w:val="24"/>
        </w:rPr>
        <w:t xml:space="preserve">heart </w:t>
      </w:r>
      <w:r w:rsidR="00902063" w:rsidRPr="00C67D59">
        <w:rPr>
          <w:rFonts w:ascii="Times New Roman" w:hAnsi="Times New Roman" w:cs="Times New Roman"/>
          <w:sz w:val="24"/>
          <w:szCs w:val="24"/>
        </w:rPr>
        <w:t>disease dataset</w:t>
      </w:r>
      <w:r w:rsidRPr="00C67D59">
        <w:rPr>
          <w:rFonts w:ascii="Times New Roman" w:hAnsi="Times New Roman" w:cs="Times New Roman" w:hint="cs"/>
          <w:sz w:val="24"/>
          <w:szCs w:val="24"/>
        </w:rPr>
        <w:t xml:space="preserve"> demonstrated different machine learning method performances. In terms of predicting accuracy, the Multilayer Perceptron (MLP) neural network and the Extra Trees method stood out among these models. With an astounding R2 Score of 0.9265 and a noticeably decreased Mean Squared Error (MSE) of 0.0184, the MLP model proved to be incredibly powerful. This implies that it has extraordinary predictive power based on the properties of the dataset.</w:t>
      </w:r>
    </w:p>
    <w:p w14:paraId="47F800C9" w14:textId="1042F437" w:rsidR="00B95488" w:rsidRPr="00C67D59" w:rsidRDefault="00B95488" w:rsidP="001C0E1C">
      <w:pPr>
        <w:rPr>
          <w:rFonts w:ascii="Times New Roman" w:hAnsi="Times New Roman" w:cs="Times New Roman"/>
          <w:sz w:val="24"/>
          <w:szCs w:val="24"/>
        </w:rPr>
      </w:pPr>
    </w:p>
    <w:p w14:paraId="739FA99C" w14:textId="7B21DC5A" w:rsidR="00B95488" w:rsidRPr="00C67D59" w:rsidRDefault="00B95488" w:rsidP="001C0E1C">
      <w:pPr>
        <w:rPr>
          <w:rFonts w:ascii="Times New Roman" w:hAnsi="Times New Roman" w:cs="Times New Roman"/>
          <w:sz w:val="24"/>
          <w:szCs w:val="24"/>
        </w:rPr>
      </w:pPr>
      <w:r w:rsidRPr="00C67D59">
        <w:rPr>
          <w:rFonts w:ascii="Times New Roman" w:hAnsi="Times New Roman" w:cs="Times New Roman" w:hint="cs"/>
          <w:sz w:val="24"/>
          <w:szCs w:val="24"/>
        </w:rPr>
        <w:t>Furthermore, the Extra Trees algorithm demonstrated strong performance, as evidenced by its MSE of 0.0240 and R2 Score of 0.9040, confirming its effectiveness in capturing intricate relationships within the dataset. These models proved to be reliable in predicting heart disease based on the given data, as they not only produced better predicted accuracy but also showed consistency across several evaluation criteria.</w:t>
      </w:r>
    </w:p>
    <w:p w14:paraId="5D0F7197" w14:textId="59B5C847" w:rsidR="00B95488" w:rsidRPr="00C67D59" w:rsidRDefault="00B95488" w:rsidP="001C0E1C">
      <w:pPr>
        <w:rPr>
          <w:rFonts w:ascii="Times New Roman" w:hAnsi="Times New Roman" w:cs="Times New Roman"/>
          <w:sz w:val="24"/>
          <w:szCs w:val="24"/>
        </w:rPr>
      </w:pPr>
      <w:r w:rsidRPr="00C67D59">
        <w:rPr>
          <w:rFonts w:ascii="Times New Roman" w:hAnsi="Times New Roman" w:cs="Times New Roman" w:hint="cs"/>
          <w:sz w:val="24"/>
          <w:szCs w:val="24"/>
        </w:rPr>
        <w:t>In contrast to the best-performing MLP and Extra Trees, the Random Forest and Gradient Boost models did quite well, despite having somewhat higher MSE values. On the other hand, the AdaBoost model performed poorly in terms of predicting accuracy. It showed a lower R2 Score of 0.4897 and a comparatively higher MSE of 0.1274.</w:t>
      </w:r>
    </w:p>
    <w:p w14:paraId="2DD1336C" w14:textId="4DAE71BA" w:rsidR="00B95488" w:rsidRPr="00C67D59" w:rsidRDefault="00B95488" w:rsidP="001C0E1C">
      <w:pPr>
        <w:rPr>
          <w:rFonts w:ascii="Times New Roman" w:hAnsi="Times New Roman" w:cs="Times New Roman"/>
          <w:sz w:val="24"/>
          <w:szCs w:val="24"/>
        </w:rPr>
      </w:pPr>
    </w:p>
    <w:p w14:paraId="384DCEF4" w14:textId="12068127" w:rsidR="00B95488" w:rsidRDefault="00B95488" w:rsidP="001C0E1C">
      <w:pPr>
        <w:rPr>
          <w:rFonts w:ascii="Times New Roman" w:hAnsi="Times New Roman" w:cs="Times New Roman"/>
          <w:sz w:val="24"/>
          <w:szCs w:val="24"/>
        </w:rPr>
      </w:pPr>
      <w:r w:rsidRPr="00C67D59">
        <w:rPr>
          <w:rFonts w:ascii="Times New Roman" w:hAnsi="Times New Roman" w:cs="Times New Roman" w:hint="cs"/>
          <w:sz w:val="24"/>
          <w:szCs w:val="24"/>
        </w:rPr>
        <w:t xml:space="preserve">These results indicate possible real-world uses for the Extra Trees and MLP models in medical settings. Their strong predictive abilities may prove to be useful tools for medical professionals, helping to forecast heart disease based on patient factors. Using these models to measure risk may help with early intervention or customized treatment plans for those who are more vulnerable, which could enhance patient outcomes and healthcare decision-making. </w:t>
      </w:r>
      <w:r w:rsidR="001A0360">
        <w:rPr>
          <w:rFonts w:ascii="Times New Roman" w:hAnsi="Times New Roman" w:cs="Times New Roman"/>
          <w:sz w:val="24"/>
          <w:szCs w:val="24"/>
        </w:rPr>
        <w:t>On considering all the things</w:t>
      </w:r>
      <w:r w:rsidRPr="00C67D59">
        <w:rPr>
          <w:rFonts w:ascii="Times New Roman" w:hAnsi="Times New Roman" w:cs="Times New Roman" w:hint="cs"/>
          <w:sz w:val="24"/>
          <w:szCs w:val="24"/>
        </w:rPr>
        <w:t>, the findings highlight the potential of these machine learning models as prognostic instruments for cardiovascular health care.</w:t>
      </w:r>
    </w:p>
    <w:p w14:paraId="25EAA079" w14:textId="351B15E1" w:rsidR="00E75E97" w:rsidRDefault="00E75E97" w:rsidP="001C0E1C">
      <w:pPr>
        <w:rPr>
          <w:rFonts w:ascii="Times New Roman" w:hAnsi="Times New Roman" w:cs="Times New Roman"/>
          <w:sz w:val="24"/>
          <w:szCs w:val="24"/>
        </w:rPr>
      </w:pPr>
    </w:p>
    <w:p w14:paraId="6B231CFF" w14:textId="01FA51F0" w:rsidR="00E75E97" w:rsidRPr="00C67D59" w:rsidRDefault="00E75E97" w:rsidP="001C0E1C">
      <w:pPr>
        <w:rPr>
          <w:rFonts w:ascii="Times New Roman" w:hAnsi="Times New Roman" w:cs="Times New Roman"/>
          <w:sz w:val="24"/>
          <w:szCs w:val="24"/>
        </w:rPr>
      </w:pPr>
      <w:r w:rsidRPr="00E75E97">
        <w:rPr>
          <w:rFonts w:ascii="Times New Roman" w:hAnsi="Times New Roman" w:cs="Times New Roman"/>
          <w:noProof/>
          <w:sz w:val="24"/>
          <w:szCs w:val="24"/>
        </w:rPr>
        <w:lastRenderedPageBreak/>
        <w:drawing>
          <wp:inline distT="0" distB="0" distL="0" distR="0" wp14:anchorId="7B260C0C" wp14:editId="73447C98">
            <wp:extent cx="5943600" cy="2537460"/>
            <wp:effectExtent l="0" t="0" r="0" b="2540"/>
            <wp:docPr id="22" name="Picture 2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error&#10;&#10;Description automatically generated"/>
                    <pic:cNvPicPr/>
                  </pic:nvPicPr>
                  <pic:blipFill>
                    <a:blip r:embed="rId17"/>
                    <a:stretch>
                      <a:fillRect/>
                    </a:stretch>
                  </pic:blipFill>
                  <pic:spPr>
                    <a:xfrm>
                      <a:off x="0" y="0"/>
                      <a:ext cx="5943600" cy="2537460"/>
                    </a:xfrm>
                    <a:prstGeom prst="rect">
                      <a:avLst/>
                    </a:prstGeom>
                  </pic:spPr>
                </pic:pic>
              </a:graphicData>
            </a:graphic>
          </wp:inline>
        </w:drawing>
      </w:r>
    </w:p>
    <w:p w14:paraId="18A8312D" w14:textId="77777777" w:rsidR="00066D7B" w:rsidRDefault="00066D7B" w:rsidP="00066D7B">
      <w:pPr>
        <w:pStyle w:val="ListParagraph"/>
      </w:pPr>
    </w:p>
    <w:p w14:paraId="1F9EF26D" w14:textId="467082C1" w:rsidR="00066D7B" w:rsidRPr="000948A9" w:rsidRDefault="00066D7B" w:rsidP="00066D7B">
      <w:pPr>
        <w:rPr>
          <w:rFonts w:ascii="Times New Roman" w:hAnsi="Times New Roman" w:cs="Times New Roman"/>
          <w:sz w:val="24"/>
          <w:szCs w:val="24"/>
        </w:rPr>
      </w:pPr>
      <w:r w:rsidRPr="000948A9">
        <w:rPr>
          <w:rFonts w:ascii="Times New Roman" w:hAnsi="Times New Roman" w:cs="Times New Roman" w:hint="cs"/>
          <w:sz w:val="24"/>
          <w:szCs w:val="24"/>
        </w:rPr>
        <w:t xml:space="preserve">On decreasing the values </w:t>
      </w:r>
      <w:r w:rsidR="00B81629" w:rsidRPr="000948A9">
        <w:rPr>
          <w:rFonts w:ascii="Times New Roman" w:hAnsi="Times New Roman" w:cs="Times New Roman"/>
          <w:sz w:val="24"/>
          <w:szCs w:val="24"/>
        </w:rPr>
        <w:t>of the</w:t>
      </w:r>
      <w:r w:rsidRPr="000948A9">
        <w:rPr>
          <w:rFonts w:ascii="Times New Roman" w:hAnsi="Times New Roman" w:cs="Times New Roman" w:hint="cs"/>
          <w:sz w:val="24"/>
          <w:szCs w:val="24"/>
        </w:rPr>
        <w:t xml:space="preserve"> hyperparameters  to very low, I observed:</w:t>
      </w:r>
    </w:p>
    <w:p w14:paraId="3999025F" w14:textId="3DFCC2A4" w:rsidR="00066D7B" w:rsidRDefault="00066D7B" w:rsidP="00066D7B"/>
    <w:p w14:paraId="48D58DA0"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Random Forest</w:t>
      </w:r>
      <w:r w:rsidRPr="00066D7B">
        <w:rPr>
          <w:rFonts w:ascii="Times New Roman" w:hAnsi="Times New Roman" w:cs="Times New Roman" w:hint="cs"/>
          <w:sz w:val="24"/>
          <w:szCs w:val="24"/>
          <w:lang w:val="en-US"/>
        </w:rPr>
        <w:t>: MSE: 0.0497, R2 Score: 0.8009</w:t>
      </w:r>
    </w:p>
    <w:p w14:paraId="43A71D4C"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Extra Trees</w:t>
      </w:r>
      <w:r w:rsidRPr="00066D7B">
        <w:rPr>
          <w:rFonts w:ascii="Times New Roman" w:hAnsi="Times New Roman" w:cs="Times New Roman" w:hint="cs"/>
          <w:sz w:val="24"/>
          <w:szCs w:val="24"/>
          <w:lang w:val="en-US"/>
        </w:rPr>
        <w:t>: MSE: 0.0261, R2 Score: 0.8954</w:t>
      </w:r>
    </w:p>
    <w:p w14:paraId="7D1BD535"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AdaBoost</w:t>
      </w:r>
      <w:r w:rsidRPr="00066D7B">
        <w:rPr>
          <w:rFonts w:ascii="Times New Roman" w:hAnsi="Times New Roman" w:cs="Times New Roman" w:hint="cs"/>
          <w:sz w:val="24"/>
          <w:szCs w:val="24"/>
          <w:lang w:val="en-US"/>
        </w:rPr>
        <w:t>: MSE: 0.1126, R2 Score: 0.5490</w:t>
      </w:r>
    </w:p>
    <w:p w14:paraId="2FCF41F9"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Gradient Boost</w:t>
      </w:r>
      <w:r w:rsidRPr="00066D7B">
        <w:rPr>
          <w:rFonts w:ascii="Times New Roman" w:hAnsi="Times New Roman" w:cs="Times New Roman" w:hint="cs"/>
          <w:sz w:val="24"/>
          <w:szCs w:val="24"/>
          <w:lang w:val="en-US"/>
        </w:rPr>
        <w:t>: MSE: 0.0789, R2 Score: 0.6840</w:t>
      </w:r>
    </w:p>
    <w:p w14:paraId="3D22C0B4"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MLP</w:t>
      </w:r>
      <w:r w:rsidRPr="00066D7B">
        <w:rPr>
          <w:rFonts w:ascii="Times New Roman" w:hAnsi="Times New Roman" w:cs="Times New Roman" w:hint="cs"/>
          <w:sz w:val="24"/>
          <w:szCs w:val="24"/>
          <w:lang w:val="en-US"/>
        </w:rPr>
        <w:t>: MSE: 0.0962, R2 Score: 0.6149</w:t>
      </w:r>
    </w:p>
    <w:p w14:paraId="24C3D609" w14:textId="77777777" w:rsidR="00066D7B" w:rsidRDefault="00066D7B" w:rsidP="00066D7B"/>
    <w:p w14:paraId="01C08B0A" w14:textId="23418261" w:rsidR="00066D7B" w:rsidRDefault="00066D7B" w:rsidP="000948A9">
      <w:pPr>
        <w:pStyle w:val="ListParagraph"/>
        <w:numPr>
          <w:ilvl w:val="0"/>
          <w:numId w:val="23"/>
        </w:numPr>
      </w:pPr>
      <w:r>
        <w:t>Most models showed a reduction in predictive performance as the number of hidden layers and depth was decreased, hence reducing the complexity. Although the Random Forest and MLP models both displayed somewhat higher mean square error (MSE) and lower R2 Scores, which suggest a lower predictive accuracy, the effects differed among the other models.</w:t>
      </w:r>
    </w:p>
    <w:p w14:paraId="749CE32F" w14:textId="536A0B79" w:rsidR="00407D4C" w:rsidRDefault="00066D7B" w:rsidP="000948A9">
      <w:pPr>
        <w:pStyle w:val="ListParagraph"/>
        <w:numPr>
          <w:ilvl w:val="0"/>
          <w:numId w:val="22"/>
        </w:numPr>
      </w:pPr>
      <w:r>
        <w:t xml:space="preserve">Interestingly, performance measures showed very little variation for Extra Trees, suggesting that it is resilient to complexity reductions. AdaBoost and Gradient Boost models showed increases in R2 Scores, but at the cost of higher MSE, indicating a bias-variance trade-off. On the other hand, the relative decline in MLP's performance indicates how sensitive it is to changes in architecture, indicating how crucial a good network architecture is to </w:t>
      </w:r>
      <w:r w:rsidR="00902ED3">
        <w:t>maintain</w:t>
      </w:r>
      <w:r>
        <w:t xml:space="preserve"> predictive accuracy</w:t>
      </w:r>
      <w:r w:rsidR="00902ED3">
        <w:t>.</w:t>
      </w:r>
    </w:p>
    <w:p w14:paraId="2E286EC6" w14:textId="602E7BC4" w:rsidR="00066D7B" w:rsidRDefault="00066D7B" w:rsidP="00066D7B"/>
    <w:p w14:paraId="5CAF2B8C" w14:textId="77777777" w:rsidR="00066D7B" w:rsidRDefault="00066D7B" w:rsidP="00066D7B">
      <w:pPr>
        <w:pStyle w:val="ListParagraph"/>
      </w:pPr>
    </w:p>
    <w:p w14:paraId="47268E86" w14:textId="33412650" w:rsidR="00066D7B" w:rsidRPr="00BC0B07" w:rsidRDefault="00066D7B" w:rsidP="00066D7B">
      <w:pPr>
        <w:rPr>
          <w:rFonts w:ascii="Times New Roman" w:hAnsi="Times New Roman" w:cs="Times New Roman"/>
          <w:sz w:val="24"/>
          <w:szCs w:val="24"/>
        </w:rPr>
      </w:pPr>
      <w:r w:rsidRPr="00BC0B07">
        <w:rPr>
          <w:rFonts w:ascii="Times New Roman" w:hAnsi="Times New Roman" w:cs="Times New Roman" w:hint="cs"/>
          <w:sz w:val="24"/>
          <w:szCs w:val="24"/>
        </w:rPr>
        <w:t xml:space="preserve">On increasing the values </w:t>
      </w:r>
      <w:r w:rsidR="00902ED3" w:rsidRPr="00BC0B07">
        <w:rPr>
          <w:rFonts w:ascii="Times New Roman" w:hAnsi="Times New Roman" w:cs="Times New Roman" w:hint="cs"/>
          <w:sz w:val="24"/>
          <w:szCs w:val="24"/>
        </w:rPr>
        <w:t>of the</w:t>
      </w:r>
      <w:r w:rsidRPr="00BC0B07">
        <w:rPr>
          <w:rFonts w:ascii="Times New Roman" w:hAnsi="Times New Roman" w:cs="Times New Roman" w:hint="cs"/>
          <w:sz w:val="24"/>
          <w:szCs w:val="24"/>
        </w:rPr>
        <w:t xml:space="preserve"> hyperparameters  to very low, I observed:</w:t>
      </w:r>
    </w:p>
    <w:p w14:paraId="5E885CB2"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p>
    <w:p w14:paraId="1C66EA11"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Random Forest</w:t>
      </w:r>
      <w:r w:rsidRPr="00066D7B">
        <w:rPr>
          <w:rFonts w:ascii="Times New Roman" w:hAnsi="Times New Roman" w:cs="Times New Roman" w:hint="cs"/>
          <w:sz w:val="24"/>
          <w:szCs w:val="24"/>
          <w:lang w:val="en-US"/>
        </w:rPr>
        <w:t>: MSE: 0.0488, R2 Score: 0.8045</w:t>
      </w:r>
    </w:p>
    <w:p w14:paraId="332E482C"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Extra Trees</w:t>
      </w:r>
      <w:r w:rsidRPr="00066D7B">
        <w:rPr>
          <w:rFonts w:ascii="Times New Roman" w:hAnsi="Times New Roman" w:cs="Times New Roman" w:hint="cs"/>
          <w:sz w:val="24"/>
          <w:szCs w:val="24"/>
          <w:lang w:val="en-US"/>
        </w:rPr>
        <w:t>: MSE: 0.0267, R2 Score: 0.8929</w:t>
      </w:r>
    </w:p>
    <w:p w14:paraId="11938A17" w14:textId="6524CB7A"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t>AdaBoost</w:t>
      </w:r>
      <w:r w:rsidRPr="00066D7B">
        <w:rPr>
          <w:rFonts w:ascii="Times New Roman" w:hAnsi="Times New Roman" w:cs="Times New Roman" w:hint="cs"/>
          <w:sz w:val="24"/>
          <w:szCs w:val="24"/>
          <w:lang w:val="en-US"/>
        </w:rPr>
        <w:t>: MSE: 0.1291, R2 Score: 0.4829</w:t>
      </w:r>
    </w:p>
    <w:p w14:paraId="6425607B" w14:textId="77777777" w:rsidR="00066D7B" w:rsidRPr="00066D7B" w:rsidRDefault="00066D7B" w:rsidP="00066D7B">
      <w:pPr>
        <w:autoSpaceDE w:val="0"/>
        <w:autoSpaceDN w:val="0"/>
        <w:adjustRightInd w:val="0"/>
        <w:spacing w:after="0" w:line="240" w:lineRule="auto"/>
        <w:jc w:val="left"/>
        <w:rPr>
          <w:rFonts w:ascii="Times New Roman" w:hAnsi="Times New Roman" w:cs="Times New Roman"/>
          <w:sz w:val="24"/>
          <w:szCs w:val="24"/>
          <w:lang w:val="en-US"/>
        </w:rPr>
      </w:pPr>
      <w:r w:rsidRPr="00066D7B">
        <w:rPr>
          <w:rFonts w:ascii="Times New Roman" w:hAnsi="Times New Roman" w:cs="Times New Roman" w:hint="cs"/>
          <w:b/>
          <w:bCs/>
          <w:sz w:val="24"/>
          <w:szCs w:val="24"/>
          <w:lang w:val="en-US"/>
        </w:rPr>
        <w:lastRenderedPageBreak/>
        <w:t>Gradient Boost</w:t>
      </w:r>
      <w:r w:rsidRPr="00066D7B">
        <w:rPr>
          <w:rFonts w:ascii="Times New Roman" w:hAnsi="Times New Roman" w:cs="Times New Roman" w:hint="cs"/>
          <w:sz w:val="24"/>
          <w:szCs w:val="24"/>
          <w:lang w:val="en-US"/>
        </w:rPr>
        <w:t>: MSE: 0.0455, R2 Score: 0.8179</w:t>
      </w:r>
    </w:p>
    <w:p w14:paraId="724F063C" w14:textId="7C8371E8" w:rsidR="00066D7B" w:rsidRPr="00066D7B" w:rsidRDefault="00066D7B" w:rsidP="00066D7B">
      <w:pPr>
        <w:rPr>
          <w:rFonts w:ascii="Times New Roman" w:hAnsi="Times New Roman" w:cs="Times New Roman"/>
          <w:b/>
          <w:bCs/>
          <w:sz w:val="24"/>
          <w:szCs w:val="24"/>
        </w:rPr>
      </w:pPr>
      <w:r w:rsidRPr="00066D7B">
        <w:rPr>
          <w:rFonts w:ascii="Times New Roman" w:hAnsi="Times New Roman" w:cs="Times New Roman" w:hint="cs"/>
          <w:b/>
          <w:bCs/>
          <w:sz w:val="24"/>
          <w:szCs w:val="24"/>
          <w:lang w:val="en-US"/>
        </w:rPr>
        <w:t>MLP</w:t>
      </w:r>
      <w:r w:rsidRPr="00066D7B">
        <w:rPr>
          <w:rFonts w:ascii="Times New Roman" w:hAnsi="Times New Roman" w:cs="Times New Roman" w:hint="cs"/>
          <w:sz w:val="24"/>
          <w:szCs w:val="24"/>
          <w:lang w:val="en-US"/>
        </w:rPr>
        <w:t>: MSE: 0.0241, R2 Score: 0.9035</w:t>
      </w:r>
    </w:p>
    <w:p w14:paraId="44CBFAC1" w14:textId="77777777" w:rsidR="000948A9" w:rsidRPr="000948A9" w:rsidRDefault="000948A9" w:rsidP="000948A9">
      <w:pPr>
        <w:pStyle w:val="ListParagraph"/>
        <w:numPr>
          <w:ilvl w:val="0"/>
          <w:numId w:val="21"/>
        </w:numPr>
        <w:rPr>
          <w:rFonts w:ascii="Times New Roman" w:hAnsi="Times New Roman" w:cs="Times New Roman"/>
          <w:sz w:val="24"/>
          <w:szCs w:val="24"/>
        </w:rPr>
      </w:pPr>
      <w:r w:rsidRPr="000948A9">
        <w:rPr>
          <w:rFonts w:ascii="Times New Roman" w:hAnsi="Times New Roman" w:cs="Times New Roman"/>
          <w:sz w:val="24"/>
          <w:szCs w:val="24"/>
        </w:rPr>
        <w:t>We can see from the comparison that performance measures slightly alter as complexity increases. In contrast to its initial results (MSE: 0.0490, R2 Score: 0.8037), the Random Forest model showed a somewhat higher R2 Score (0.8045) and a comparable MSE (0.0488). This small difference could mean that performance stays steady even with more complexity.</w:t>
      </w:r>
    </w:p>
    <w:p w14:paraId="605F9CE5" w14:textId="77777777" w:rsidR="000948A9" w:rsidRPr="000948A9" w:rsidRDefault="000948A9" w:rsidP="000948A9">
      <w:pPr>
        <w:rPr>
          <w:rFonts w:ascii="Times New Roman" w:hAnsi="Times New Roman" w:cs="Times New Roman"/>
          <w:sz w:val="24"/>
          <w:szCs w:val="24"/>
        </w:rPr>
      </w:pPr>
    </w:p>
    <w:p w14:paraId="4F12F4C7" w14:textId="77777777" w:rsidR="000948A9" w:rsidRPr="000948A9" w:rsidRDefault="000948A9" w:rsidP="000948A9">
      <w:pPr>
        <w:pStyle w:val="ListParagraph"/>
        <w:numPr>
          <w:ilvl w:val="0"/>
          <w:numId w:val="21"/>
        </w:numPr>
        <w:rPr>
          <w:rFonts w:ascii="Times New Roman" w:hAnsi="Times New Roman" w:cs="Times New Roman"/>
          <w:sz w:val="24"/>
          <w:szCs w:val="24"/>
        </w:rPr>
      </w:pPr>
      <w:r w:rsidRPr="000948A9">
        <w:rPr>
          <w:rFonts w:ascii="Times New Roman" w:hAnsi="Times New Roman" w:cs="Times New Roman"/>
          <w:sz w:val="24"/>
          <w:szCs w:val="24"/>
        </w:rPr>
        <w:t>After complexity changes, the Extra Trees model continued to perform fairly close, demonstrating consistency from its initial values (MSE: 0.0240, R2 Score: 0.9040) with an MSE of 0.0267 and an R2 Score of 0.8929.</w:t>
      </w:r>
    </w:p>
    <w:p w14:paraId="25454C3D" w14:textId="77777777" w:rsidR="000948A9" w:rsidRPr="000948A9" w:rsidRDefault="000948A9" w:rsidP="000948A9">
      <w:pPr>
        <w:rPr>
          <w:rFonts w:ascii="Times New Roman" w:hAnsi="Times New Roman" w:cs="Times New Roman"/>
          <w:sz w:val="24"/>
          <w:szCs w:val="24"/>
        </w:rPr>
      </w:pPr>
    </w:p>
    <w:p w14:paraId="0A6D33FD" w14:textId="56937D81" w:rsidR="00B81629" w:rsidRDefault="000948A9" w:rsidP="00B81629">
      <w:pPr>
        <w:pStyle w:val="ListParagraph"/>
        <w:numPr>
          <w:ilvl w:val="0"/>
          <w:numId w:val="21"/>
        </w:numPr>
        <w:rPr>
          <w:rFonts w:ascii="Times New Roman" w:hAnsi="Times New Roman" w:cs="Times New Roman"/>
          <w:sz w:val="24"/>
          <w:szCs w:val="24"/>
        </w:rPr>
      </w:pPr>
      <w:r w:rsidRPr="000948A9">
        <w:rPr>
          <w:rFonts w:ascii="Times New Roman" w:hAnsi="Times New Roman" w:cs="Times New Roman"/>
          <w:sz w:val="24"/>
          <w:szCs w:val="24"/>
        </w:rPr>
        <w:t>Nevertheless, following complexity changes, the AdaBoost model showed a minor rise in MSE (0.1291) and a decrease in R2 Score (0.4829), suggesting that added complexity may have an effect on the model's performance.</w:t>
      </w:r>
    </w:p>
    <w:p w14:paraId="6093FA17" w14:textId="77777777" w:rsidR="00B81629" w:rsidRPr="00B81629" w:rsidRDefault="00B81629" w:rsidP="00B81629">
      <w:pPr>
        <w:pStyle w:val="ListParagraph"/>
        <w:rPr>
          <w:rFonts w:ascii="Times New Roman" w:hAnsi="Times New Roman" w:cs="Times New Roman"/>
          <w:sz w:val="24"/>
          <w:szCs w:val="24"/>
        </w:rPr>
      </w:pPr>
    </w:p>
    <w:p w14:paraId="7342B12D" w14:textId="79571066" w:rsidR="00B81629" w:rsidRPr="00B81629" w:rsidRDefault="00B81629" w:rsidP="00B81629">
      <w:pPr>
        <w:pStyle w:val="ListParagraph"/>
        <w:numPr>
          <w:ilvl w:val="0"/>
          <w:numId w:val="21"/>
        </w:numPr>
        <w:rPr>
          <w:rFonts w:ascii="Times New Roman" w:hAnsi="Times New Roman" w:cs="Times New Roman"/>
          <w:sz w:val="24"/>
          <w:szCs w:val="24"/>
        </w:rPr>
      </w:pPr>
      <w:r w:rsidRPr="00B81629">
        <w:rPr>
          <w:rFonts w:ascii="Times New Roman" w:hAnsi="Times New Roman" w:cs="Times New Roman"/>
          <w:sz w:val="24"/>
          <w:szCs w:val="24"/>
        </w:rPr>
        <w:t>The MSE and R2 Score for Gradient Boost and MLP also somewhat changed as complexity increased, but they continued to function pretty close to their initial values, suggesting that the complexity changes did not significantly alter their behaviour.</w:t>
      </w:r>
    </w:p>
    <w:p w14:paraId="2A7ED2D9" w14:textId="2DC09187" w:rsidR="00407D4C" w:rsidRDefault="00407D4C" w:rsidP="00B03CFF">
      <w:pPr>
        <w:rPr>
          <w:rFonts w:ascii="Times New Roman" w:hAnsi="Times New Roman" w:cs="Times New Roman"/>
          <w:b/>
          <w:bCs/>
          <w:sz w:val="32"/>
          <w:szCs w:val="32"/>
        </w:rPr>
      </w:pPr>
    </w:p>
    <w:p w14:paraId="7E214389" w14:textId="54074D4E" w:rsidR="00F15096" w:rsidRDefault="00F15096" w:rsidP="00B03CFF">
      <w:pPr>
        <w:rPr>
          <w:rFonts w:ascii="Times New Roman" w:hAnsi="Times New Roman" w:cs="Times New Roman"/>
          <w:b/>
          <w:bCs/>
          <w:sz w:val="32"/>
          <w:szCs w:val="32"/>
        </w:rPr>
      </w:pPr>
    </w:p>
    <w:p w14:paraId="372D831A" w14:textId="2F56A347" w:rsidR="007123A6" w:rsidRDefault="007123A6" w:rsidP="00B03CFF">
      <w:pPr>
        <w:rPr>
          <w:rFonts w:ascii="Times New Roman" w:hAnsi="Times New Roman" w:cs="Times New Roman"/>
          <w:b/>
          <w:bCs/>
          <w:sz w:val="32"/>
          <w:szCs w:val="32"/>
        </w:rPr>
      </w:pPr>
    </w:p>
    <w:p w14:paraId="29C2AA12" w14:textId="0B0D4D54" w:rsidR="007123A6" w:rsidRDefault="007123A6" w:rsidP="00B03CFF">
      <w:pPr>
        <w:rPr>
          <w:rFonts w:ascii="Times New Roman" w:hAnsi="Times New Roman" w:cs="Times New Roman"/>
          <w:b/>
          <w:bCs/>
          <w:sz w:val="32"/>
          <w:szCs w:val="32"/>
        </w:rPr>
      </w:pPr>
    </w:p>
    <w:p w14:paraId="185C361B" w14:textId="0DE78E40" w:rsidR="007123A6" w:rsidRDefault="007123A6" w:rsidP="00B03CFF">
      <w:pPr>
        <w:rPr>
          <w:rFonts w:ascii="Times New Roman" w:hAnsi="Times New Roman" w:cs="Times New Roman"/>
          <w:b/>
          <w:bCs/>
          <w:sz w:val="32"/>
          <w:szCs w:val="32"/>
        </w:rPr>
      </w:pPr>
    </w:p>
    <w:p w14:paraId="0748D87D" w14:textId="7D57D990" w:rsidR="007123A6" w:rsidRDefault="007123A6" w:rsidP="00B03CFF">
      <w:pPr>
        <w:rPr>
          <w:rFonts w:ascii="Times New Roman" w:hAnsi="Times New Roman" w:cs="Times New Roman"/>
          <w:b/>
          <w:bCs/>
          <w:sz w:val="32"/>
          <w:szCs w:val="32"/>
        </w:rPr>
      </w:pPr>
    </w:p>
    <w:p w14:paraId="2E42695E" w14:textId="27E0E5C4" w:rsidR="007123A6" w:rsidRDefault="007123A6" w:rsidP="00B03CFF">
      <w:pPr>
        <w:rPr>
          <w:rFonts w:ascii="Times New Roman" w:hAnsi="Times New Roman" w:cs="Times New Roman"/>
          <w:b/>
          <w:bCs/>
          <w:sz w:val="32"/>
          <w:szCs w:val="32"/>
        </w:rPr>
      </w:pPr>
    </w:p>
    <w:p w14:paraId="4AD0C974" w14:textId="35EAA923" w:rsidR="007123A6" w:rsidRDefault="007123A6" w:rsidP="00B03CFF">
      <w:pPr>
        <w:rPr>
          <w:rFonts w:ascii="Times New Roman" w:hAnsi="Times New Roman" w:cs="Times New Roman"/>
          <w:b/>
          <w:bCs/>
          <w:sz w:val="32"/>
          <w:szCs w:val="32"/>
        </w:rPr>
      </w:pPr>
    </w:p>
    <w:p w14:paraId="06678640" w14:textId="77777777" w:rsidR="007123A6" w:rsidRDefault="007123A6" w:rsidP="00B03CFF">
      <w:pPr>
        <w:rPr>
          <w:rFonts w:ascii="Times New Roman" w:hAnsi="Times New Roman" w:cs="Times New Roman"/>
          <w:b/>
          <w:bCs/>
          <w:sz w:val="32"/>
          <w:szCs w:val="32"/>
        </w:rPr>
      </w:pPr>
    </w:p>
    <w:bookmarkStart w:id="11" w:name="_Toc152608487" w:displacedByCustomXml="next"/>
    <w:sdt>
      <w:sdtPr>
        <w:rPr>
          <w:smallCaps w:val="0"/>
          <w:spacing w:val="0"/>
          <w:sz w:val="20"/>
          <w:szCs w:val="20"/>
        </w:rPr>
        <w:id w:val="1265968498"/>
        <w:docPartObj>
          <w:docPartGallery w:val="Bibliographies"/>
          <w:docPartUnique/>
        </w:docPartObj>
      </w:sdtPr>
      <w:sdtEndPr>
        <w:rPr>
          <w:rFonts w:ascii="Times New Roman" w:hAnsi="Times New Roman" w:cs="Times New Roman"/>
          <w:b/>
          <w:bCs/>
        </w:rPr>
      </w:sdtEndPr>
      <w:sdtContent>
        <w:p w14:paraId="34BEB97A" w14:textId="77777777" w:rsidR="00A33B58" w:rsidRDefault="00A33B58" w:rsidP="00A33B58">
          <w:pPr>
            <w:pStyle w:val="Heading1"/>
            <w:rPr>
              <w:rFonts w:ascii="Times New Roman" w:hAnsi="Times New Roman" w:cs="Times New Roman"/>
              <w:b/>
              <w:bCs/>
            </w:rPr>
          </w:pPr>
          <w:r w:rsidRPr="00A33B58">
            <w:rPr>
              <w:rFonts w:ascii="Times New Roman" w:hAnsi="Times New Roman" w:cs="Times New Roman"/>
              <w:b/>
              <w:bCs/>
            </w:rPr>
            <w:t>Bibliography</w:t>
          </w:r>
          <w:bookmarkEnd w:id="11"/>
        </w:p>
        <w:p w14:paraId="26AD0444" w14:textId="77777777" w:rsidR="00E73670" w:rsidRDefault="00752E07" w:rsidP="00BE2639">
          <w:pPr>
            <w:pStyle w:val="NormalWeb"/>
            <w:shd w:val="clear" w:color="auto" w:fill="FFFFFF"/>
            <w:spacing w:before="0" w:beforeAutospacing="0" w:after="0" w:afterAutospacing="0" w:line="550" w:lineRule="atLeast"/>
            <w:ind w:right="75"/>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 </w:t>
          </w:r>
        </w:p>
        <w:p w14:paraId="67B0ABE4" w14:textId="3F0D78FB" w:rsidR="004A6C06" w:rsidRDefault="004A6C06"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r w:rsidRPr="004A6C06">
            <w:rPr>
              <w:rFonts w:ascii="Times New Roman" w:eastAsia="Times New Roman" w:hAnsi="Times New Roman" w:cs="Times New Roman" w:hint="cs"/>
              <w:color w:val="000000"/>
              <w:sz w:val="24"/>
              <w:szCs w:val="24"/>
            </w:rPr>
            <w:t>"1.11. Ensembles: Gradient Boosting, Random Forests, Bagging, Voting, Stacking." </w:t>
          </w:r>
          <w:r w:rsidRPr="004A6C06">
            <w:rPr>
              <w:rFonts w:ascii="Times New Roman" w:eastAsia="Times New Roman" w:hAnsi="Times New Roman" w:cs="Times New Roman" w:hint="cs"/>
              <w:i/>
              <w:iCs/>
              <w:color w:val="000000"/>
              <w:sz w:val="24"/>
              <w:szCs w:val="24"/>
            </w:rPr>
            <w:t>Scikit-learn</w:t>
          </w:r>
          <w:r w:rsidRPr="004A6C06">
            <w:rPr>
              <w:rFonts w:ascii="Times New Roman" w:eastAsia="Times New Roman" w:hAnsi="Times New Roman" w:cs="Times New Roman" w:hint="cs"/>
              <w:color w:val="000000"/>
              <w:sz w:val="24"/>
              <w:szCs w:val="24"/>
            </w:rPr>
            <w:t>, scikit-learn.org/stable/modules/ensemble.html. Accessed 4 Dec. 2023.</w:t>
          </w:r>
        </w:p>
        <w:p w14:paraId="02E6FDDE" w14:textId="77777777" w:rsidR="004A6C06" w:rsidRPr="004A6C06" w:rsidRDefault="004A6C06"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p>
        <w:p w14:paraId="7FBF40F6" w14:textId="2334F684" w:rsidR="004A6C06" w:rsidRDefault="004A6C06"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r w:rsidRPr="004A6C06">
            <w:rPr>
              <w:rFonts w:ascii="Times New Roman" w:eastAsia="Times New Roman" w:hAnsi="Times New Roman" w:cs="Times New Roman" w:hint="cs"/>
              <w:color w:val="000000"/>
              <w:sz w:val="24"/>
              <w:szCs w:val="24"/>
            </w:rPr>
            <w:t>"Heart Disease Dataset." </w:t>
          </w:r>
          <w:r w:rsidRPr="004A6C06">
            <w:rPr>
              <w:rFonts w:ascii="Times New Roman" w:eastAsia="Times New Roman" w:hAnsi="Times New Roman" w:cs="Times New Roman" w:hint="cs"/>
              <w:i/>
              <w:iCs/>
              <w:color w:val="000000"/>
              <w:sz w:val="24"/>
              <w:szCs w:val="24"/>
            </w:rPr>
            <w:t>Kaggle: Your Machine Learning and Data Science Community</w:t>
          </w:r>
          <w:r w:rsidRPr="004A6C06">
            <w:rPr>
              <w:rFonts w:ascii="Times New Roman" w:eastAsia="Times New Roman" w:hAnsi="Times New Roman" w:cs="Times New Roman" w:hint="cs"/>
              <w:color w:val="000000"/>
              <w:sz w:val="24"/>
              <w:szCs w:val="24"/>
            </w:rPr>
            <w:t xml:space="preserve">, </w:t>
          </w:r>
          <w:hyperlink r:id="rId18" w:history="1">
            <w:r w:rsidRPr="004A6C06">
              <w:rPr>
                <w:rStyle w:val="Hyperlink"/>
                <w:rFonts w:ascii="Times New Roman" w:eastAsia="Times New Roman" w:hAnsi="Times New Roman" w:cs="Times New Roman" w:hint="cs"/>
                <w:sz w:val="24"/>
                <w:szCs w:val="24"/>
              </w:rPr>
              <w:t>www.kaggle.com/datasets/johnsmith88/heart-disease-dataset/data</w:t>
            </w:r>
          </w:hyperlink>
          <w:r w:rsidRPr="004A6C06">
            <w:rPr>
              <w:rFonts w:ascii="Times New Roman" w:eastAsia="Times New Roman" w:hAnsi="Times New Roman" w:cs="Times New Roman" w:hint="cs"/>
              <w:color w:val="000000"/>
              <w:sz w:val="24"/>
              <w:szCs w:val="24"/>
            </w:rPr>
            <w:t>.</w:t>
          </w:r>
        </w:p>
        <w:p w14:paraId="61D40DA0" w14:textId="77777777" w:rsidR="004A6C06" w:rsidRPr="004A6C06" w:rsidRDefault="004A6C06"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p>
        <w:p w14:paraId="672C1639" w14:textId="69933EAC" w:rsidR="004A6C06" w:rsidRDefault="004A6C06"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r w:rsidRPr="004A6C06">
            <w:rPr>
              <w:rFonts w:ascii="Times New Roman" w:eastAsia="Times New Roman" w:hAnsi="Times New Roman" w:cs="Times New Roman" w:hint="cs"/>
              <w:color w:val="000000"/>
              <w:sz w:val="24"/>
              <w:szCs w:val="24"/>
            </w:rPr>
            <w:t>"Python Seaborn Tutorial." </w:t>
          </w:r>
          <w:r w:rsidRPr="004A6C06">
            <w:rPr>
              <w:rFonts w:ascii="Times New Roman" w:eastAsia="Times New Roman" w:hAnsi="Times New Roman" w:cs="Times New Roman" w:hint="cs"/>
              <w:i/>
              <w:iCs/>
              <w:color w:val="000000"/>
              <w:sz w:val="24"/>
              <w:szCs w:val="24"/>
            </w:rPr>
            <w:t>GeeksforGeeks</w:t>
          </w:r>
          <w:r w:rsidRPr="004A6C06">
            <w:rPr>
              <w:rFonts w:ascii="Times New Roman" w:eastAsia="Times New Roman" w:hAnsi="Times New Roman" w:cs="Times New Roman" w:hint="cs"/>
              <w:color w:val="000000"/>
              <w:sz w:val="24"/>
              <w:szCs w:val="24"/>
            </w:rPr>
            <w:t xml:space="preserve">, 26 July 2023, </w:t>
          </w:r>
          <w:hyperlink r:id="rId19" w:history="1">
            <w:r w:rsidR="000356F9" w:rsidRPr="004A6C06">
              <w:rPr>
                <w:rStyle w:val="Hyperlink"/>
                <w:rFonts w:ascii="Times New Roman" w:eastAsia="Times New Roman" w:hAnsi="Times New Roman" w:cs="Times New Roman" w:hint="cs"/>
                <w:sz w:val="24"/>
                <w:szCs w:val="24"/>
              </w:rPr>
              <w:t>www.geeksforgeeks.org/python-seaborn-tutorial/</w:t>
            </w:r>
          </w:hyperlink>
          <w:r w:rsidRPr="004A6C06">
            <w:rPr>
              <w:rFonts w:ascii="Times New Roman" w:eastAsia="Times New Roman" w:hAnsi="Times New Roman" w:cs="Times New Roman" w:hint="cs"/>
              <w:color w:val="000000"/>
              <w:sz w:val="24"/>
              <w:szCs w:val="24"/>
            </w:rPr>
            <w:t>.</w:t>
          </w:r>
        </w:p>
        <w:p w14:paraId="3420ADED" w14:textId="50D83AEE" w:rsidR="000356F9" w:rsidRDefault="000356F9"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p>
        <w:p w14:paraId="12598C43" w14:textId="65A44A24" w:rsidR="000356F9" w:rsidRPr="004A6C06" w:rsidRDefault="000356F9" w:rsidP="004A6C06">
          <w:pPr>
            <w:shd w:val="clear" w:color="auto" w:fill="FFFFFF"/>
            <w:spacing w:after="0" w:line="550" w:lineRule="atLeast"/>
            <w:ind w:left="720" w:right="75" w:hanging="720"/>
            <w:jc w:val="left"/>
            <w:rPr>
              <w:rFonts w:ascii="Times New Roman" w:eastAsia="Times New Roman" w:hAnsi="Times New Roman" w:cs="Times New Roman"/>
              <w:color w:val="000000"/>
              <w:sz w:val="24"/>
              <w:szCs w:val="24"/>
            </w:rPr>
          </w:pPr>
          <w:r w:rsidRPr="005B18F5">
            <w:rPr>
              <w:rFonts w:ascii="Times New Roman" w:hAnsi="Times New Roman" w:cs="Times New Roman" w:hint="cs"/>
              <w:i/>
              <w:iCs/>
              <w:color w:val="000000"/>
              <w:sz w:val="24"/>
              <w:szCs w:val="24"/>
              <w:shd w:val="clear" w:color="auto" w:fill="FFFFFF"/>
            </w:rPr>
            <w:t>World Health Organization (WHO)</w:t>
          </w:r>
          <w:r w:rsidRPr="005B18F5">
            <w:rPr>
              <w:rFonts w:ascii="Times New Roman" w:hAnsi="Times New Roman" w:cs="Times New Roman" w:hint="cs"/>
              <w:color w:val="000000"/>
              <w:sz w:val="24"/>
              <w:szCs w:val="24"/>
              <w:shd w:val="clear" w:color="auto" w:fill="FFFFFF"/>
            </w:rPr>
            <w:t>, www.who.int/.</w:t>
          </w:r>
        </w:p>
        <w:p w14:paraId="34E11E54" w14:textId="77777777" w:rsidR="00D91D1E" w:rsidRDefault="00D91D1E" w:rsidP="004A6C06">
          <w:pPr>
            <w:rPr>
              <w:ins w:id="12" w:author="Unknown"/>
              <w:rFonts w:ascii="Verdana" w:hAnsi="Verdana" w:cs="Times New Roman"/>
              <w:color w:val="333333"/>
              <w:sz w:val="21"/>
              <w:szCs w:val="21"/>
            </w:rPr>
          </w:pPr>
        </w:p>
        <w:p w14:paraId="1C274082" w14:textId="77777777" w:rsidR="00C7095D" w:rsidRDefault="00000000" w:rsidP="00A33B58">
          <w:pPr>
            <w:rPr>
              <w:rFonts w:ascii="Times New Roman" w:hAnsi="Times New Roman" w:cs="Times New Roman"/>
              <w:b/>
              <w:bCs/>
            </w:rPr>
          </w:pPr>
        </w:p>
      </w:sdtContent>
    </w:sdt>
    <w:p w14:paraId="11C0A0F0" w14:textId="1DECC835" w:rsidR="00C7095D" w:rsidRDefault="00C7095D" w:rsidP="00A33B58">
      <w:pPr>
        <w:rPr>
          <w:rFonts w:ascii="Times New Roman" w:hAnsi="Times New Roman" w:cs="Times New Roman"/>
          <w:b/>
          <w:bCs/>
        </w:rPr>
      </w:pPr>
    </w:p>
    <w:p w14:paraId="41732B74" w14:textId="428C9061" w:rsidR="00C7095D" w:rsidRDefault="00C7095D" w:rsidP="00A33B58"/>
    <w:p w14:paraId="258BC19E" w14:textId="77777777" w:rsidR="00C7095D" w:rsidRPr="00A33B58" w:rsidRDefault="00C7095D" w:rsidP="00A33B58"/>
    <w:sectPr w:rsidR="00C7095D" w:rsidRPr="00A33B58" w:rsidSect="00D37133">
      <w:footerReference w:type="even" r:id="rId20"/>
      <w:footerReference w:type="default" r:id="rId2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EEA63" w14:textId="77777777" w:rsidR="007A308B" w:rsidRDefault="007A308B" w:rsidP="00D37133">
      <w:pPr>
        <w:spacing w:after="0" w:line="240" w:lineRule="auto"/>
      </w:pPr>
      <w:r>
        <w:separator/>
      </w:r>
    </w:p>
  </w:endnote>
  <w:endnote w:type="continuationSeparator" w:id="0">
    <w:p w14:paraId="24AB0F28" w14:textId="77777777" w:rsidR="007A308B" w:rsidRDefault="007A308B" w:rsidP="00D37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3371354"/>
      <w:docPartObj>
        <w:docPartGallery w:val="Page Numbers (Bottom of Page)"/>
        <w:docPartUnique/>
      </w:docPartObj>
    </w:sdtPr>
    <w:sdtContent>
      <w:p w14:paraId="53ECD662" w14:textId="753556E6" w:rsidR="00D37133" w:rsidRDefault="00D37133" w:rsidP="00F15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C7CC13" w14:textId="77777777" w:rsidR="00D37133" w:rsidRDefault="00D37133" w:rsidP="00D371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3917511"/>
      <w:docPartObj>
        <w:docPartGallery w:val="Page Numbers (Bottom of Page)"/>
        <w:docPartUnique/>
      </w:docPartObj>
    </w:sdtPr>
    <w:sdtContent>
      <w:p w14:paraId="0C014B8F" w14:textId="74EA0077" w:rsidR="00D37133" w:rsidRDefault="00D37133" w:rsidP="00F15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74FC55" w14:textId="77777777" w:rsidR="00D37133" w:rsidRDefault="00D37133" w:rsidP="00D371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067A1" w14:textId="77777777" w:rsidR="007A308B" w:rsidRDefault="007A308B" w:rsidP="00D37133">
      <w:pPr>
        <w:spacing w:after="0" w:line="240" w:lineRule="auto"/>
      </w:pPr>
      <w:r>
        <w:separator/>
      </w:r>
    </w:p>
  </w:footnote>
  <w:footnote w:type="continuationSeparator" w:id="0">
    <w:p w14:paraId="6249F3C5" w14:textId="77777777" w:rsidR="007A308B" w:rsidRDefault="007A308B" w:rsidP="00D37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75AAF"/>
    <w:multiLevelType w:val="hybridMultilevel"/>
    <w:tmpl w:val="43F6BF1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2A92"/>
    <w:multiLevelType w:val="hybridMultilevel"/>
    <w:tmpl w:val="D040D4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852AA"/>
    <w:multiLevelType w:val="hybridMultilevel"/>
    <w:tmpl w:val="088681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0E6C"/>
    <w:multiLevelType w:val="hybridMultilevel"/>
    <w:tmpl w:val="DBE0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70FE8"/>
    <w:multiLevelType w:val="hybridMultilevel"/>
    <w:tmpl w:val="3A8A3D9A"/>
    <w:lvl w:ilvl="0" w:tplc="04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B53CD0"/>
    <w:multiLevelType w:val="hybridMultilevel"/>
    <w:tmpl w:val="9146A50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D14B3"/>
    <w:multiLevelType w:val="hybridMultilevel"/>
    <w:tmpl w:val="7D6644F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336C9"/>
    <w:multiLevelType w:val="hybridMultilevel"/>
    <w:tmpl w:val="F8B611F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37FBC"/>
    <w:multiLevelType w:val="hybridMultilevel"/>
    <w:tmpl w:val="3F08A2F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3E386E"/>
    <w:multiLevelType w:val="hybridMultilevel"/>
    <w:tmpl w:val="1F708D4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9138F"/>
    <w:multiLevelType w:val="hybridMultilevel"/>
    <w:tmpl w:val="1358550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E27A7C"/>
    <w:multiLevelType w:val="hybridMultilevel"/>
    <w:tmpl w:val="801EA54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B750F"/>
    <w:multiLevelType w:val="hybridMultilevel"/>
    <w:tmpl w:val="FFE0E9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7F135F"/>
    <w:multiLevelType w:val="hybridMultilevel"/>
    <w:tmpl w:val="BBBA4DF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247A0F"/>
    <w:multiLevelType w:val="hybridMultilevel"/>
    <w:tmpl w:val="E1D8C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469EC"/>
    <w:multiLevelType w:val="hybridMultilevel"/>
    <w:tmpl w:val="C47430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997BC0"/>
    <w:multiLevelType w:val="hybridMultilevel"/>
    <w:tmpl w:val="97B0DF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DC3E61"/>
    <w:multiLevelType w:val="hybridMultilevel"/>
    <w:tmpl w:val="81DC739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676"/>
    <w:multiLevelType w:val="hybridMultilevel"/>
    <w:tmpl w:val="E238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882CD5"/>
    <w:multiLevelType w:val="hybridMultilevel"/>
    <w:tmpl w:val="2E0E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AD3B86"/>
    <w:multiLevelType w:val="hybridMultilevel"/>
    <w:tmpl w:val="A780894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9153CE"/>
    <w:multiLevelType w:val="hybridMultilevel"/>
    <w:tmpl w:val="B19074C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5269078">
    <w:abstractNumId w:val="13"/>
  </w:num>
  <w:num w:numId="2" w16cid:durableId="830947197">
    <w:abstractNumId w:val="15"/>
  </w:num>
  <w:num w:numId="3" w16cid:durableId="1324505467">
    <w:abstractNumId w:val="3"/>
  </w:num>
  <w:num w:numId="4" w16cid:durableId="566495206">
    <w:abstractNumId w:val="10"/>
  </w:num>
  <w:num w:numId="5" w16cid:durableId="582421627">
    <w:abstractNumId w:val="21"/>
  </w:num>
  <w:num w:numId="6" w16cid:durableId="114906419">
    <w:abstractNumId w:val="16"/>
  </w:num>
  <w:num w:numId="7" w16cid:durableId="408307109">
    <w:abstractNumId w:val="4"/>
  </w:num>
  <w:num w:numId="8" w16cid:durableId="1275406070">
    <w:abstractNumId w:val="19"/>
  </w:num>
  <w:num w:numId="9" w16cid:durableId="1673029562">
    <w:abstractNumId w:val="5"/>
  </w:num>
  <w:num w:numId="10" w16cid:durableId="1785224068">
    <w:abstractNumId w:val="8"/>
  </w:num>
  <w:num w:numId="11" w16cid:durableId="2064988135">
    <w:abstractNumId w:val="17"/>
  </w:num>
  <w:num w:numId="12" w16cid:durableId="498695243">
    <w:abstractNumId w:val="6"/>
  </w:num>
  <w:num w:numId="13" w16cid:durableId="2038071087">
    <w:abstractNumId w:val="22"/>
  </w:num>
  <w:num w:numId="14" w16cid:durableId="1543321989">
    <w:abstractNumId w:val="20"/>
  </w:num>
  <w:num w:numId="15" w16cid:durableId="1364012880">
    <w:abstractNumId w:val="11"/>
  </w:num>
  <w:num w:numId="16" w16cid:durableId="1990743694">
    <w:abstractNumId w:val="18"/>
  </w:num>
  <w:num w:numId="17" w16cid:durableId="1596791701">
    <w:abstractNumId w:val="14"/>
  </w:num>
  <w:num w:numId="18" w16cid:durableId="2078432912">
    <w:abstractNumId w:val="2"/>
  </w:num>
  <w:num w:numId="19" w16cid:durableId="1613126119">
    <w:abstractNumId w:val="9"/>
  </w:num>
  <w:num w:numId="20" w16cid:durableId="201288050">
    <w:abstractNumId w:val="0"/>
  </w:num>
  <w:num w:numId="21" w16cid:durableId="1200119774">
    <w:abstractNumId w:val="1"/>
  </w:num>
  <w:num w:numId="22" w16cid:durableId="757361128">
    <w:abstractNumId w:val="12"/>
  </w:num>
  <w:num w:numId="23" w16cid:durableId="6895273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5DB"/>
    <w:rsid w:val="0000106C"/>
    <w:rsid w:val="00003147"/>
    <w:rsid w:val="00022BB0"/>
    <w:rsid w:val="0003039E"/>
    <w:rsid w:val="000356F9"/>
    <w:rsid w:val="00036114"/>
    <w:rsid w:val="00052DA2"/>
    <w:rsid w:val="00057C15"/>
    <w:rsid w:val="00061BED"/>
    <w:rsid w:val="000624B8"/>
    <w:rsid w:val="00065EE2"/>
    <w:rsid w:val="00066D7B"/>
    <w:rsid w:val="000721CA"/>
    <w:rsid w:val="00074922"/>
    <w:rsid w:val="0008249F"/>
    <w:rsid w:val="00087766"/>
    <w:rsid w:val="000948A9"/>
    <w:rsid w:val="000A5E18"/>
    <w:rsid w:val="000A5F99"/>
    <w:rsid w:val="000B1A59"/>
    <w:rsid w:val="000B75F7"/>
    <w:rsid w:val="000C66F5"/>
    <w:rsid w:val="000E41FF"/>
    <w:rsid w:val="000F20DA"/>
    <w:rsid w:val="000F567D"/>
    <w:rsid w:val="00105EFA"/>
    <w:rsid w:val="00113E02"/>
    <w:rsid w:val="001151D6"/>
    <w:rsid w:val="0012334C"/>
    <w:rsid w:val="001349AE"/>
    <w:rsid w:val="001378FC"/>
    <w:rsid w:val="001532D8"/>
    <w:rsid w:val="00172665"/>
    <w:rsid w:val="00176C49"/>
    <w:rsid w:val="0018369F"/>
    <w:rsid w:val="00184F84"/>
    <w:rsid w:val="001879E7"/>
    <w:rsid w:val="001A0360"/>
    <w:rsid w:val="001C0E1C"/>
    <w:rsid w:val="001D00C3"/>
    <w:rsid w:val="001D615E"/>
    <w:rsid w:val="001D6C08"/>
    <w:rsid w:val="001E6BAB"/>
    <w:rsid w:val="001F5B73"/>
    <w:rsid w:val="00202CB1"/>
    <w:rsid w:val="00204E2F"/>
    <w:rsid w:val="00221407"/>
    <w:rsid w:val="00227E0E"/>
    <w:rsid w:val="00244DF4"/>
    <w:rsid w:val="00253EB0"/>
    <w:rsid w:val="0026740E"/>
    <w:rsid w:val="0029468B"/>
    <w:rsid w:val="002A77E9"/>
    <w:rsid w:val="002B3B35"/>
    <w:rsid w:val="002B623A"/>
    <w:rsid w:val="002C76C0"/>
    <w:rsid w:val="002D4AE3"/>
    <w:rsid w:val="002F1809"/>
    <w:rsid w:val="00306785"/>
    <w:rsid w:val="003162D7"/>
    <w:rsid w:val="003327A5"/>
    <w:rsid w:val="00342CFC"/>
    <w:rsid w:val="0035476A"/>
    <w:rsid w:val="00356D13"/>
    <w:rsid w:val="00367B5F"/>
    <w:rsid w:val="00394AE3"/>
    <w:rsid w:val="003961F7"/>
    <w:rsid w:val="003A0ACD"/>
    <w:rsid w:val="003C08B7"/>
    <w:rsid w:val="003E2119"/>
    <w:rsid w:val="003E513F"/>
    <w:rsid w:val="004001DC"/>
    <w:rsid w:val="00404534"/>
    <w:rsid w:val="00407D4C"/>
    <w:rsid w:val="00414DED"/>
    <w:rsid w:val="00422DA9"/>
    <w:rsid w:val="00437187"/>
    <w:rsid w:val="00463493"/>
    <w:rsid w:val="0046500D"/>
    <w:rsid w:val="00465922"/>
    <w:rsid w:val="00474D25"/>
    <w:rsid w:val="00482FEF"/>
    <w:rsid w:val="004A43B8"/>
    <w:rsid w:val="004A5476"/>
    <w:rsid w:val="004A6193"/>
    <w:rsid w:val="004A6C06"/>
    <w:rsid w:val="004D31B5"/>
    <w:rsid w:val="004F0619"/>
    <w:rsid w:val="004F2F7C"/>
    <w:rsid w:val="0051213E"/>
    <w:rsid w:val="0051335E"/>
    <w:rsid w:val="00514852"/>
    <w:rsid w:val="00516834"/>
    <w:rsid w:val="0053034B"/>
    <w:rsid w:val="00536B43"/>
    <w:rsid w:val="00566043"/>
    <w:rsid w:val="00575D7C"/>
    <w:rsid w:val="00596614"/>
    <w:rsid w:val="005B18F5"/>
    <w:rsid w:val="005C35DB"/>
    <w:rsid w:val="005C78D1"/>
    <w:rsid w:val="005E0990"/>
    <w:rsid w:val="005F4D12"/>
    <w:rsid w:val="00631F4E"/>
    <w:rsid w:val="00637F2F"/>
    <w:rsid w:val="006541F2"/>
    <w:rsid w:val="00655607"/>
    <w:rsid w:val="006609DF"/>
    <w:rsid w:val="006614F0"/>
    <w:rsid w:val="006636C0"/>
    <w:rsid w:val="00676E02"/>
    <w:rsid w:val="00687600"/>
    <w:rsid w:val="00697A9F"/>
    <w:rsid w:val="006D66FF"/>
    <w:rsid w:val="006E3382"/>
    <w:rsid w:val="006E6D19"/>
    <w:rsid w:val="006F4BA7"/>
    <w:rsid w:val="006F5BF3"/>
    <w:rsid w:val="00707548"/>
    <w:rsid w:val="007123A6"/>
    <w:rsid w:val="00715A9E"/>
    <w:rsid w:val="00716C54"/>
    <w:rsid w:val="00720A8F"/>
    <w:rsid w:val="00725088"/>
    <w:rsid w:val="00752E07"/>
    <w:rsid w:val="00753161"/>
    <w:rsid w:val="007531BC"/>
    <w:rsid w:val="00754E0F"/>
    <w:rsid w:val="00775205"/>
    <w:rsid w:val="00781168"/>
    <w:rsid w:val="00791F92"/>
    <w:rsid w:val="007A308B"/>
    <w:rsid w:val="007A692F"/>
    <w:rsid w:val="007C2475"/>
    <w:rsid w:val="007D2E4E"/>
    <w:rsid w:val="007D5DD9"/>
    <w:rsid w:val="007F310C"/>
    <w:rsid w:val="007F3854"/>
    <w:rsid w:val="00806961"/>
    <w:rsid w:val="00807B19"/>
    <w:rsid w:val="008101C6"/>
    <w:rsid w:val="00813CFF"/>
    <w:rsid w:val="0083688C"/>
    <w:rsid w:val="00843849"/>
    <w:rsid w:val="008652FF"/>
    <w:rsid w:val="0086652D"/>
    <w:rsid w:val="00887BC7"/>
    <w:rsid w:val="00887F31"/>
    <w:rsid w:val="008A1A70"/>
    <w:rsid w:val="008A349E"/>
    <w:rsid w:val="008E0DFB"/>
    <w:rsid w:val="008F073F"/>
    <w:rsid w:val="00902063"/>
    <w:rsid w:val="00902ED3"/>
    <w:rsid w:val="00936B49"/>
    <w:rsid w:val="00936C2F"/>
    <w:rsid w:val="0094043A"/>
    <w:rsid w:val="00962585"/>
    <w:rsid w:val="009627D7"/>
    <w:rsid w:val="009639DB"/>
    <w:rsid w:val="00974DDA"/>
    <w:rsid w:val="0098062B"/>
    <w:rsid w:val="00980A1E"/>
    <w:rsid w:val="00981703"/>
    <w:rsid w:val="009869CC"/>
    <w:rsid w:val="00990C1B"/>
    <w:rsid w:val="009A4F01"/>
    <w:rsid w:val="009C5B95"/>
    <w:rsid w:val="009D4331"/>
    <w:rsid w:val="009E6DAB"/>
    <w:rsid w:val="00A04174"/>
    <w:rsid w:val="00A21D10"/>
    <w:rsid w:val="00A223B4"/>
    <w:rsid w:val="00A25ACB"/>
    <w:rsid w:val="00A265AC"/>
    <w:rsid w:val="00A33B58"/>
    <w:rsid w:val="00A345F5"/>
    <w:rsid w:val="00A3508B"/>
    <w:rsid w:val="00A42D2D"/>
    <w:rsid w:val="00A5260F"/>
    <w:rsid w:val="00A52A6C"/>
    <w:rsid w:val="00A603A9"/>
    <w:rsid w:val="00A65F53"/>
    <w:rsid w:val="00A7648F"/>
    <w:rsid w:val="00A848BD"/>
    <w:rsid w:val="00A857EA"/>
    <w:rsid w:val="00A92106"/>
    <w:rsid w:val="00A966CD"/>
    <w:rsid w:val="00AA4581"/>
    <w:rsid w:val="00AB5BED"/>
    <w:rsid w:val="00AE238D"/>
    <w:rsid w:val="00AE2F00"/>
    <w:rsid w:val="00B02816"/>
    <w:rsid w:val="00B03CFF"/>
    <w:rsid w:val="00B2121A"/>
    <w:rsid w:val="00B2366A"/>
    <w:rsid w:val="00B24586"/>
    <w:rsid w:val="00B7371B"/>
    <w:rsid w:val="00B81629"/>
    <w:rsid w:val="00B816DA"/>
    <w:rsid w:val="00B83DD7"/>
    <w:rsid w:val="00B862B1"/>
    <w:rsid w:val="00B95488"/>
    <w:rsid w:val="00BB0449"/>
    <w:rsid w:val="00BB28FE"/>
    <w:rsid w:val="00BB3EA5"/>
    <w:rsid w:val="00BB46E2"/>
    <w:rsid w:val="00BC0B07"/>
    <w:rsid w:val="00BE14C6"/>
    <w:rsid w:val="00BE2639"/>
    <w:rsid w:val="00C01917"/>
    <w:rsid w:val="00C41B13"/>
    <w:rsid w:val="00C521BC"/>
    <w:rsid w:val="00C67D59"/>
    <w:rsid w:val="00C7095D"/>
    <w:rsid w:val="00C809B7"/>
    <w:rsid w:val="00C84CEB"/>
    <w:rsid w:val="00CA4A57"/>
    <w:rsid w:val="00CB2010"/>
    <w:rsid w:val="00CB3BC8"/>
    <w:rsid w:val="00CB4B7D"/>
    <w:rsid w:val="00CD4EA4"/>
    <w:rsid w:val="00CF13B5"/>
    <w:rsid w:val="00CF5338"/>
    <w:rsid w:val="00CF73DF"/>
    <w:rsid w:val="00D04A32"/>
    <w:rsid w:val="00D1736C"/>
    <w:rsid w:val="00D2711A"/>
    <w:rsid w:val="00D37133"/>
    <w:rsid w:val="00D37A99"/>
    <w:rsid w:val="00D45E5B"/>
    <w:rsid w:val="00D473B6"/>
    <w:rsid w:val="00D550FB"/>
    <w:rsid w:val="00D62716"/>
    <w:rsid w:val="00D70CA6"/>
    <w:rsid w:val="00D70F21"/>
    <w:rsid w:val="00D762C8"/>
    <w:rsid w:val="00D91D1E"/>
    <w:rsid w:val="00DA4E23"/>
    <w:rsid w:val="00DB6C6D"/>
    <w:rsid w:val="00DC0769"/>
    <w:rsid w:val="00DC1263"/>
    <w:rsid w:val="00DC6E4A"/>
    <w:rsid w:val="00DD1092"/>
    <w:rsid w:val="00DD1FA3"/>
    <w:rsid w:val="00DD2F4E"/>
    <w:rsid w:val="00DE26BE"/>
    <w:rsid w:val="00DF423B"/>
    <w:rsid w:val="00E031BA"/>
    <w:rsid w:val="00E051F6"/>
    <w:rsid w:val="00E2323F"/>
    <w:rsid w:val="00E339F1"/>
    <w:rsid w:val="00E44CA4"/>
    <w:rsid w:val="00E73670"/>
    <w:rsid w:val="00E75784"/>
    <w:rsid w:val="00E75E97"/>
    <w:rsid w:val="00E8043E"/>
    <w:rsid w:val="00E96048"/>
    <w:rsid w:val="00EA21CE"/>
    <w:rsid w:val="00EA7F2A"/>
    <w:rsid w:val="00EB1585"/>
    <w:rsid w:val="00EB328D"/>
    <w:rsid w:val="00EB36AE"/>
    <w:rsid w:val="00EB648C"/>
    <w:rsid w:val="00EC0717"/>
    <w:rsid w:val="00EC48D1"/>
    <w:rsid w:val="00ED2880"/>
    <w:rsid w:val="00EE1D26"/>
    <w:rsid w:val="00F1160B"/>
    <w:rsid w:val="00F1307C"/>
    <w:rsid w:val="00F1468B"/>
    <w:rsid w:val="00F15096"/>
    <w:rsid w:val="00F26E0F"/>
    <w:rsid w:val="00F304A7"/>
    <w:rsid w:val="00F46D0E"/>
    <w:rsid w:val="00F47907"/>
    <w:rsid w:val="00F62ADC"/>
    <w:rsid w:val="00F674ED"/>
    <w:rsid w:val="00F826CC"/>
    <w:rsid w:val="00F83FB8"/>
    <w:rsid w:val="00FB4580"/>
    <w:rsid w:val="00FD3018"/>
    <w:rsid w:val="00FF68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1A38B"/>
  <w15:chartTrackingRefBased/>
  <w15:docId w15:val="{DF96361E-2050-624F-B5F5-0838F1F7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D7B"/>
  </w:style>
  <w:style w:type="paragraph" w:styleId="Heading1">
    <w:name w:val="heading 1"/>
    <w:basedOn w:val="Normal"/>
    <w:next w:val="Normal"/>
    <w:link w:val="Heading1Char"/>
    <w:uiPriority w:val="9"/>
    <w:qFormat/>
    <w:rsid w:val="00253EB0"/>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53EB0"/>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53EB0"/>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53EB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53EB0"/>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253EB0"/>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253EB0"/>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253EB0"/>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253EB0"/>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53EB0"/>
    <w:pPr>
      <w:spacing w:after="0" w:line="240" w:lineRule="auto"/>
    </w:pPr>
  </w:style>
  <w:style w:type="character" w:customStyle="1" w:styleId="NoSpacingChar">
    <w:name w:val="No Spacing Char"/>
    <w:basedOn w:val="DefaultParagraphFont"/>
    <w:link w:val="NoSpacing"/>
    <w:uiPriority w:val="1"/>
    <w:rsid w:val="00253EB0"/>
  </w:style>
  <w:style w:type="character" w:customStyle="1" w:styleId="Heading1Char">
    <w:name w:val="Heading 1 Char"/>
    <w:basedOn w:val="DefaultParagraphFont"/>
    <w:link w:val="Heading1"/>
    <w:uiPriority w:val="9"/>
    <w:rsid w:val="00253EB0"/>
    <w:rPr>
      <w:smallCaps/>
      <w:spacing w:val="5"/>
      <w:sz w:val="32"/>
      <w:szCs w:val="32"/>
    </w:rPr>
  </w:style>
  <w:style w:type="character" w:customStyle="1" w:styleId="Heading2Char">
    <w:name w:val="Heading 2 Char"/>
    <w:basedOn w:val="DefaultParagraphFont"/>
    <w:link w:val="Heading2"/>
    <w:uiPriority w:val="9"/>
    <w:rsid w:val="00253EB0"/>
    <w:rPr>
      <w:smallCaps/>
      <w:spacing w:val="5"/>
      <w:sz w:val="28"/>
      <w:szCs w:val="28"/>
    </w:rPr>
  </w:style>
  <w:style w:type="character" w:customStyle="1" w:styleId="Heading3Char">
    <w:name w:val="Heading 3 Char"/>
    <w:basedOn w:val="DefaultParagraphFont"/>
    <w:link w:val="Heading3"/>
    <w:uiPriority w:val="9"/>
    <w:semiHidden/>
    <w:rsid w:val="00253EB0"/>
    <w:rPr>
      <w:smallCaps/>
      <w:spacing w:val="5"/>
      <w:sz w:val="24"/>
      <w:szCs w:val="24"/>
    </w:rPr>
  </w:style>
  <w:style w:type="character" w:customStyle="1" w:styleId="Heading4Char">
    <w:name w:val="Heading 4 Char"/>
    <w:basedOn w:val="DefaultParagraphFont"/>
    <w:link w:val="Heading4"/>
    <w:uiPriority w:val="9"/>
    <w:semiHidden/>
    <w:rsid w:val="00253EB0"/>
    <w:rPr>
      <w:smallCaps/>
      <w:spacing w:val="10"/>
      <w:sz w:val="22"/>
      <w:szCs w:val="22"/>
    </w:rPr>
  </w:style>
  <w:style w:type="character" w:customStyle="1" w:styleId="Heading5Char">
    <w:name w:val="Heading 5 Char"/>
    <w:basedOn w:val="DefaultParagraphFont"/>
    <w:link w:val="Heading5"/>
    <w:uiPriority w:val="9"/>
    <w:semiHidden/>
    <w:rsid w:val="00253EB0"/>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253EB0"/>
    <w:rPr>
      <w:smallCaps/>
      <w:color w:val="ED7D31" w:themeColor="accent2"/>
      <w:spacing w:val="5"/>
      <w:sz w:val="22"/>
    </w:rPr>
  </w:style>
  <w:style w:type="character" w:customStyle="1" w:styleId="Heading7Char">
    <w:name w:val="Heading 7 Char"/>
    <w:basedOn w:val="DefaultParagraphFont"/>
    <w:link w:val="Heading7"/>
    <w:uiPriority w:val="9"/>
    <w:semiHidden/>
    <w:rsid w:val="00253EB0"/>
    <w:rPr>
      <w:b/>
      <w:smallCaps/>
      <w:color w:val="ED7D31" w:themeColor="accent2"/>
      <w:spacing w:val="10"/>
    </w:rPr>
  </w:style>
  <w:style w:type="character" w:customStyle="1" w:styleId="Heading8Char">
    <w:name w:val="Heading 8 Char"/>
    <w:basedOn w:val="DefaultParagraphFont"/>
    <w:link w:val="Heading8"/>
    <w:uiPriority w:val="9"/>
    <w:semiHidden/>
    <w:rsid w:val="00253EB0"/>
    <w:rPr>
      <w:b/>
      <w:i/>
      <w:smallCaps/>
      <w:color w:val="C45911" w:themeColor="accent2" w:themeShade="BF"/>
    </w:rPr>
  </w:style>
  <w:style w:type="character" w:customStyle="1" w:styleId="Heading9Char">
    <w:name w:val="Heading 9 Char"/>
    <w:basedOn w:val="DefaultParagraphFont"/>
    <w:link w:val="Heading9"/>
    <w:uiPriority w:val="9"/>
    <w:semiHidden/>
    <w:rsid w:val="00253EB0"/>
    <w:rPr>
      <w:b/>
      <w:i/>
      <w:smallCaps/>
      <w:color w:val="823B0B" w:themeColor="accent2" w:themeShade="7F"/>
    </w:rPr>
  </w:style>
  <w:style w:type="paragraph" w:styleId="Caption">
    <w:name w:val="caption"/>
    <w:basedOn w:val="Normal"/>
    <w:next w:val="Normal"/>
    <w:uiPriority w:val="35"/>
    <w:semiHidden/>
    <w:unhideWhenUsed/>
    <w:qFormat/>
    <w:rsid w:val="00253EB0"/>
    <w:rPr>
      <w:b/>
      <w:bCs/>
      <w:caps/>
      <w:sz w:val="16"/>
      <w:szCs w:val="18"/>
    </w:rPr>
  </w:style>
  <w:style w:type="paragraph" w:styleId="Title">
    <w:name w:val="Title"/>
    <w:basedOn w:val="Normal"/>
    <w:next w:val="Normal"/>
    <w:link w:val="TitleChar"/>
    <w:uiPriority w:val="10"/>
    <w:qFormat/>
    <w:rsid w:val="00253EB0"/>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53EB0"/>
    <w:rPr>
      <w:smallCaps/>
      <w:sz w:val="48"/>
      <w:szCs w:val="48"/>
    </w:rPr>
  </w:style>
  <w:style w:type="paragraph" w:styleId="Subtitle">
    <w:name w:val="Subtitle"/>
    <w:basedOn w:val="Normal"/>
    <w:next w:val="Normal"/>
    <w:link w:val="SubtitleChar"/>
    <w:uiPriority w:val="11"/>
    <w:qFormat/>
    <w:rsid w:val="00253EB0"/>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53EB0"/>
    <w:rPr>
      <w:rFonts w:asciiTheme="majorHAnsi" w:eastAsiaTheme="majorEastAsia" w:hAnsiTheme="majorHAnsi" w:cstheme="majorBidi"/>
      <w:szCs w:val="22"/>
    </w:rPr>
  </w:style>
  <w:style w:type="character" w:styleId="Strong">
    <w:name w:val="Strong"/>
    <w:uiPriority w:val="22"/>
    <w:qFormat/>
    <w:rsid w:val="00253EB0"/>
    <w:rPr>
      <w:b/>
      <w:color w:val="ED7D31" w:themeColor="accent2"/>
    </w:rPr>
  </w:style>
  <w:style w:type="character" w:styleId="Emphasis">
    <w:name w:val="Emphasis"/>
    <w:uiPriority w:val="20"/>
    <w:qFormat/>
    <w:rsid w:val="00253EB0"/>
    <w:rPr>
      <w:b/>
      <w:i/>
      <w:spacing w:val="10"/>
    </w:rPr>
  </w:style>
  <w:style w:type="paragraph" w:styleId="ListParagraph">
    <w:name w:val="List Paragraph"/>
    <w:basedOn w:val="Normal"/>
    <w:uiPriority w:val="34"/>
    <w:qFormat/>
    <w:rsid w:val="00253EB0"/>
    <w:pPr>
      <w:ind w:left="720"/>
      <w:contextualSpacing/>
    </w:pPr>
  </w:style>
  <w:style w:type="paragraph" w:styleId="Quote">
    <w:name w:val="Quote"/>
    <w:basedOn w:val="Normal"/>
    <w:next w:val="Normal"/>
    <w:link w:val="QuoteChar"/>
    <w:uiPriority w:val="29"/>
    <w:qFormat/>
    <w:rsid w:val="00253EB0"/>
    <w:rPr>
      <w:i/>
    </w:rPr>
  </w:style>
  <w:style w:type="character" w:customStyle="1" w:styleId="QuoteChar">
    <w:name w:val="Quote Char"/>
    <w:basedOn w:val="DefaultParagraphFont"/>
    <w:link w:val="Quote"/>
    <w:uiPriority w:val="29"/>
    <w:rsid w:val="00253EB0"/>
    <w:rPr>
      <w:i/>
    </w:rPr>
  </w:style>
  <w:style w:type="paragraph" w:styleId="IntenseQuote">
    <w:name w:val="Intense Quote"/>
    <w:basedOn w:val="Normal"/>
    <w:next w:val="Normal"/>
    <w:link w:val="IntenseQuoteChar"/>
    <w:uiPriority w:val="30"/>
    <w:qFormat/>
    <w:rsid w:val="00253EB0"/>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53EB0"/>
    <w:rPr>
      <w:b/>
      <w:i/>
      <w:color w:val="FFFFFF" w:themeColor="background1"/>
      <w:shd w:val="clear" w:color="auto" w:fill="ED7D31" w:themeFill="accent2"/>
    </w:rPr>
  </w:style>
  <w:style w:type="character" w:styleId="SubtleEmphasis">
    <w:name w:val="Subtle Emphasis"/>
    <w:uiPriority w:val="19"/>
    <w:qFormat/>
    <w:rsid w:val="00253EB0"/>
    <w:rPr>
      <w:i/>
    </w:rPr>
  </w:style>
  <w:style w:type="character" w:styleId="IntenseEmphasis">
    <w:name w:val="Intense Emphasis"/>
    <w:uiPriority w:val="21"/>
    <w:qFormat/>
    <w:rsid w:val="00253EB0"/>
    <w:rPr>
      <w:b/>
      <w:i/>
      <w:color w:val="ED7D31" w:themeColor="accent2"/>
      <w:spacing w:val="10"/>
    </w:rPr>
  </w:style>
  <w:style w:type="character" w:styleId="SubtleReference">
    <w:name w:val="Subtle Reference"/>
    <w:uiPriority w:val="31"/>
    <w:qFormat/>
    <w:rsid w:val="00253EB0"/>
    <w:rPr>
      <w:b/>
    </w:rPr>
  </w:style>
  <w:style w:type="character" w:styleId="IntenseReference">
    <w:name w:val="Intense Reference"/>
    <w:uiPriority w:val="32"/>
    <w:qFormat/>
    <w:rsid w:val="00253EB0"/>
    <w:rPr>
      <w:b/>
      <w:bCs/>
      <w:smallCaps/>
      <w:spacing w:val="5"/>
      <w:sz w:val="22"/>
      <w:szCs w:val="22"/>
      <w:u w:val="single"/>
    </w:rPr>
  </w:style>
  <w:style w:type="character" w:styleId="BookTitle">
    <w:name w:val="Book Title"/>
    <w:uiPriority w:val="33"/>
    <w:qFormat/>
    <w:rsid w:val="00253EB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253EB0"/>
    <w:pPr>
      <w:outlineLvl w:val="9"/>
    </w:pPr>
  </w:style>
  <w:style w:type="table" w:styleId="TableGrid">
    <w:name w:val="Table Grid"/>
    <w:basedOn w:val="TableNormal"/>
    <w:uiPriority w:val="39"/>
    <w:rsid w:val="00E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F5338"/>
    <w:pPr>
      <w:spacing w:before="120" w:after="120"/>
      <w:jc w:val="left"/>
    </w:pPr>
    <w:rPr>
      <w:rFonts w:cstheme="minorHAnsi"/>
      <w:b/>
      <w:bCs/>
      <w:caps/>
    </w:rPr>
  </w:style>
  <w:style w:type="paragraph" w:styleId="TOC2">
    <w:name w:val="toc 2"/>
    <w:basedOn w:val="Normal"/>
    <w:next w:val="Normal"/>
    <w:autoRedefine/>
    <w:uiPriority w:val="39"/>
    <w:unhideWhenUsed/>
    <w:rsid w:val="00CF5338"/>
    <w:pPr>
      <w:spacing w:after="0"/>
      <w:ind w:left="200"/>
      <w:jc w:val="left"/>
    </w:pPr>
    <w:rPr>
      <w:rFonts w:cstheme="minorHAnsi"/>
      <w:smallCaps/>
    </w:rPr>
  </w:style>
  <w:style w:type="paragraph" w:styleId="TOC3">
    <w:name w:val="toc 3"/>
    <w:basedOn w:val="Normal"/>
    <w:next w:val="Normal"/>
    <w:autoRedefine/>
    <w:uiPriority w:val="39"/>
    <w:semiHidden/>
    <w:unhideWhenUsed/>
    <w:rsid w:val="00CF5338"/>
    <w:pPr>
      <w:spacing w:after="0"/>
      <w:ind w:left="400"/>
      <w:jc w:val="left"/>
    </w:pPr>
    <w:rPr>
      <w:rFonts w:cstheme="minorHAnsi"/>
      <w:i/>
      <w:iCs/>
    </w:rPr>
  </w:style>
  <w:style w:type="paragraph" w:styleId="TOC4">
    <w:name w:val="toc 4"/>
    <w:basedOn w:val="Normal"/>
    <w:next w:val="Normal"/>
    <w:autoRedefine/>
    <w:uiPriority w:val="39"/>
    <w:semiHidden/>
    <w:unhideWhenUsed/>
    <w:rsid w:val="00CF5338"/>
    <w:pPr>
      <w:spacing w:after="0"/>
      <w:ind w:left="600"/>
      <w:jc w:val="left"/>
    </w:pPr>
    <w:rPr>
      <w:rFonts w:cstheme="minorHAnsi"/>
      <w:sz w:val="18"/>
      <w:szCs w:val="18"/>
    </w:rPr>
  </w:style>
  <w:style w:type="paragraph" w:styleId="TOC5">
    <w:name w:val="toc 5"/>
    <w:basedOn w:val="Normal"/>
    <w:next w:val="Normal"/>
    <w:autoRedefine/>
    <w:uiPriority w:val="39"/>
    <w:semiHidden/>
    <w:unhideWhenUsed/>
    <w:rsid w:val="00CF5338"/>
    <w:pPr>
      <w:spacing w:after="0"/>
      <w:ind w:left="800"/>
      <w:jc w:val="left"/>
    </w:pPr>
    <w:rPr>
      <w:rFonts w:cstheme="minorHAnsi"/>
      <w:sz w:val="18"/>
      <w:szCs w:val="18"/>
    </w:rPr>
  </w:style>
  <w:style w:type="paragraph" w:styleId="TOC6">
    <w:name w:val="toc 6"/>
    <w:basedOn w:val="Normal"/>
    <w:next w:val="Normal"/>
    <w:autoRedefine/>
    <w:uiPriority w:val="39"/>
    <w:semiHidden/>
    <w:unhideWhenUsed/>
    <w:rsid w:val="00CF5338"/>
    <w:pPr>
      <w:spacing w:after="0"/>
      <w:ind w:left="1000"/>
      <w:jc w:val="left"/>
    </w:pPr>
    <w:rPr>
      <w:rFonts w:cstheme="minorHAnsi"/>
      <w:sz w:val="18"/>
      <w:szCs w:val="18"/>
    </w:rPr>
  </w:style>
  <w:style w:type="paragraph" w:styleId="TOC7">
    <w:name w:val="toc 7"/>
    <w:basedOn w:val="Normal"/>
    <w:next w:val="Normal"/>
    <w:autoRedefine/>
    <w:uiPriority w:val="39"/>
    <w:semiHidden/>
    <w:unhideWhenUsed/>
    <w:rsid w:val="00CF5338"/>
    <w:pPr>
      <w:spacing w:after="0"/>
      <w:ind w:left="1200"/>
      <w:jc w:val="left"/>
    </w:pPr>
    <w:rPr>
      <w:rFonts w:cstheme="minorHAnsi"/>
      <w:sz w:val="18"/>
      <w:szCs w:val="18"/>
    </w:rPr>
  </w:style>
  <w:style w:type="paragraph" w:styleId="TOC8">
    <w:name w:val="toc 8"/>
    <w:basedOn w:val="Normal"/>
    <w:next w:val="Normal"/>
    <w:autoRedefine/>
    <w:uiPriority w:val="39"/>
    <w:semiHidden/>
    <w:unhideWhenUsed/>
    <w:rsid w:val="00CF5338"/>
    <w:pPr>
      <w:spacing w:after="0"/>
      <w:ind w:left="1400"/>
      <w:jc w:val="left"/>
    </w:pPr>
    <w:rPr>
      <w:rFonts w:cstheme="minorHAnsi"/>
      <w:sz w:val="18"/>
      <w:szCs w:val="18"/>
    </w:rPr>
  </w:style>
  <w:style w:type="paragraph" w:styleId="TOC9">
    <w:name w:val="toc 9"/>
    <w:basedOn w:val="Normal"/>
    <w:next w:val="Normal"/>
    <w:autoRedefine/>
    <w:uiPriority w:val="39"/>
    <w:semiHidden/>
    <w:unhideWhenUsed/>
    <w:rsid w:val="00CF5338"/>
    <w:pPr>
      <w:spacing w:after="0"/>
      <w:ind w:left="1600"/>
      <w:jc w:val="left"/>
    </w:pPr>
    <w:rPr>
      <w:rFonts w:cstheme="minorHAnsi"/>
      <w:sz w:val="18"/>
      <w:szCs w:val="18"/>
    </w:rPr>
  </w:style>
  <w:style w:type="character" w:styleId="Hyperlink">
    <w:name w:val="Hyperlink"/>
    <w:basedOn w:val="DefaultParagraphFont"/>
    <w:uiPriority w:val="99"/>
    <w:unhideWhenUsed/>
    <w:rsid w:val="007F310C"/>
    <w:rPr>
      <w:color w:val="0563C1" w:themeColor="hyperlink"/>
      <w:u w:val="single"/>
    </w:rPr>
  </w:style>
  <w:style w:type="paragraph" w:styleId="Footer">
    <w:name w:val="footer"/>
    <w:basedOn w:val="Normal"/>
    <w:link w:val="FooterChar"/>
    <w:uiPriority w:val="99"/>
    <w:unhideWhenUsed/>
    <w:rsid w:val="00D37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133"/>
  </w:style>
  <w:style w:type="character" w:styleId="PageNumber">
    <w:name w:val="page number"/>
    <w:basedOn w:val="DefaultParagraphFont"/>
    <w:uiPriority w:val="99"/>
    <w:semiHidden/>
    <w:unhideWhenUsed/>
    <w:rsid w:val="00D37133"/>
  </w:style>
  <w:style w:type="paragraph" w:styleId="NormalWeb">
    <w:name w:val="Normal (Web)"/>
    <w:basedOn w:val="Normal"/>
    <w:uiPriority w:val="99"/>
    <w:semiHidden/>
    <w:unhideWhenUsed/>
    <w:rsid w:val="00A33B5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33B58"/>
    <w:rPr>
      <w:color w:val="954F72" w:themeColor="followedHyperlink"/>
      <w:u w:val="single"/>
    </w:rPr>
  </w:style>
  <w:style w:type="character" w:styleId="UnresolvedMention">
    <w:name w:val="Unresolved Mention"/>
    <w:basedOn w:val="DefaultParagraphFont"/>
    <w:uiPriority w:val="99"/>
    <w:semiHidden/>
    <w:unhideWhenUsed/>
    <w:rsid w:val="00C70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727743">
      <w:bodyDiv w:val="1"/>
      <w:marLeft w:val="0"/>
      <w:marRight w:val="0"/>
      <w:marTop w:val="0"/>
      <w:marBottom w:val="0"/>
      <w:divBdr>
        <w:top w:val="none" w:sz="0" w:space="0" w:color="auto"/>
        <w:left w:val="none" w:sz="0" w:space="0" w:color="auto"/>
        <w:bottom w:val="none" w:sz="0" w:space="0" w:color="auto"/>
        <w:right w:val="none" w:sz="0" w:space="0" w:color="auto"/>
      </w:divBdr>
    </w:div>
    <w:div w:id="522591960">
      <w:bodyDiv w:val="1"/>
      <w:marLeft w:val="0"/>
      <w:marRight w:val="0"/>
      <w:marTop w:val="0"/>
      <w:marBottom w:val="0"/>
      <w:divBdr>
        <w:top w:val="none" w:sz="0" w:space="0" w:color="auto"/>
        <w:left w:val="none" w:sz="0" w:space="0" w:color="auto"/>
        <w:bottom w:val="none" w:sz="0" w:space="0" w:color="auto"/>
        <w:right w:val="none" w:sz="0" w:space="0" w:color="auto"/>
      </w:divBdr>
    </w:div>
    <w:div w:id="556090370">
      <w:bodyDiv w:val="1"/>
      <w:marLeft w:val="0"/>
      <w:marRight w:val="0"/>
      <w:marTop w:val="0"/>
      <w:marBottom w:val="0"/>
      <w:divBdr>
        <w:top w:val="none" w:sz="0" w:space="0" w:color="auto"/>
        <w:left w:val="none" w:sz="0" w:space="0" w:color="auto"/>
        <w:bottom w:val="none" w:sz="0" w:space="0" w:color="auto"/>
        <w:right w:val="none" w:sz="0" w:space="0" w:color="auto"/>
      </w:divBdr>
      <w:divsChild>
        <w:div w:id="749351130">
          <w:marLeft w:val="0"/>
          <w:marRight w:val="0"/>
          <w:marTop w:val="0"/>
          <w:marBottom w:val="0"/>
          <w:divBdr>
            <w:top w:val="none" w:sz="0" w:space="0" w:color="auto"/>
            <w:left w:val="none" w:sz="0" w:space="0" w:color="auto"/>
            <w:bottom w:val="none" w:sz="0" w:space="0" w:color="auto"/>
            <w:right w:val="none" w:sz="0" w:space="0" w:color="auto"/>
          </w:divBdr>
          <w:divsChild>
            <w:div w:id="497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346">
      <w:bodyDiv w:val="1"/>
      <w:marLeft w:val="0"/>
      <w:marRight w:val="0"/>
      <w:marTop w:val="0"/>
      <w:marBottom w:val="0"/>
      <w:divBdr>
        <w:top w:val="none" w:sz="0" w:space="0" w:color="auto"/>
        <w:left w:val="none" w:sz="0" w:space="0" w:color="auto"/>
        <w:bottom w:val="none" w:sz="0" w:space="0" w:color="auto"/>
        <w:right w:val="none" w:sz="0" w:space="0" w:color="auto"/>
      </w:divBdr>
    </w:div>
    <w:div w:id="811094533">
      <w:bodyDiv w:val="1"/>
      <w:marLeft w:val="0"/>
      <w:marRight w:val="0"/>
      <w:marTop w:val="0"/>
      <w:marBottom w:val="0"/>
      <w:divBdr>
        <w:top w:val="none" w:sz="0" w:space="0" w:color="auto"/>
        <w:left w:val="none" w:sz="0" w:space="0" w:color="auto"/>
        <w:bottom w:val="none" w:sz="0" w:space="0" w:color="auto"/>
        <w:right w:val="none" w:sz="0" w:space="0" w:color="auto"/>
      </w:divBdr>
    </w:div>
    <w:div w:id="877932999">
      <w:bodyDiv w:val="1"/>
      <w:marLeft w:val="0"/>
      <w:marRight w:val="0"/>
      <w:marTop w:val="0"/>
      <w:marBottom w:val="0"/>
      <w:divBdr>
        <w:top w:val="none" w:sz="0" w:space="0" w:color="auto"/>
        <w:left w:val="none" w:sz="0" w:space="0" w:color="auto"/>
        <w:bottom w:val="none" w:sz="0" w:space="0" w:color="auto"/>
        <w:right w:val="none" w:sz="0" w:space="0" w:color="auto"/>
      </w:divBdr>
      <w:divsChild>
        <w:div w:id="1353536228">
          <w:marLeft w:val="0"/>
          <w:marRight w:val="0"/>
          <w:marTop w:val="0"/>
          <w:marBottom w:val="0"/>
          <w:divBdr>
            <w:top w:val="none" w:sz="0" w:space="0" w:color="auto"/>
            <w:left w:val="none" w:sz="0" w:space="0" w:color="auto"/>
            <w:bottom w:val="none" w:sz="0" w:space="0" w:color="auto"/>
            <w:right w:val="none" w:sz="0" w:space="0" w:color="auto"/>
          </w:divBdr>
        </w:div>
        <w:div w:id="85612023">
          <w:marLeft w:val="0"/>
          <w:marRight w:val="0"/>
          <w:marTop w:val="0"/>
          <w:marBottom w:val="0"/>
          <w:divBdr>
            <w:top w:val="none" w:sz="0" w:space="0" w:color="auto"/>
            <w:left w:val="none" w:sz="0" w:space="0" w:color="auto"/>
            <w:bottom w:val="none" w:sz="0" w:space="0" w:color="auto"/>
            <w:right w:val="none" w:sz="0" w:space="0" w:color="auto"/>
          </w:divBdr>
        </w:div>
        <w:div w:id="33583318">
          <w:marLeft w:val="0"/>
          <w:marRight w:val="0"/>
          <w:marTop w:val="0"/>
          <w:marBottom w:val="0"/>
          <w:divBdr>
            <w:top w:val="none" w:sz="0" w:space="0" w:color="auto"/>
            <w:left w:val="none" w:sz="0" w:space="0" w:color="auto"/>
            <w:bottom w:val="none" w:sz="0" w:space="0" w:color="auto"/>
            <w:right w:val="none" w:sz="0" w:space="0" w:color="auto"/>
          </w:divBdr>
        </w:div>
        <w:div w:id="1796410156">
          <w:marLeft w:val="0"/>
          <w:marRight w:val="0"/>
          <w:marTop w:val="0"/>
          <w:marBottom w:val="0"/>
          <w:divBdr>
            <w:top w:val="none" w:sz="0" w:space="0" w:color="auto"/>
            <w:left w:val="none" w:sz="0" w:space="0" w:color="auto"/>
            <w:bottom w:val="none" w:sz="0" w:space="0" w:color="auto"/>
            <w:right w:val="none" w:sz="0" w:space="0" w:color="auto"/>
          </w:divBdr>
        </w:div>
      </w:divsChild>
    </w:div>
    <w:div w:id="1419447401">
      <w:bodyDiv w:val="1"/>
      <w:marLeft w:val="0"/>
      <w:marRight w:val="0"/>
      <w:marTop w:val="0"/>
      <w:marBottom w:val="0"/>
      <w:divBdr>
        <w:top w:val="none" w:sz="0" w:space="0" w:color="auto"/>
        <w:left w:val="none" w:sz="0" w:space="0" w:color="auto"/>
        <w:bottom w:val="none" w:sz="0" w:space="0" w:color="auto"/>
        <w:right w:val="none" w:sz="0" w:space="0" w:color="auto"/>
      </w:divBdr>
    </w:div>
    <w:div w:id="1906916949">
      <w:bodyDiv w:val="1"/>
      <w:marLeft w:val="0"/>
      <w:marRight w:val="0"/>
      <w:marTop w:val="0"/>
      <w:marBottom w:val="0"/>
      <w:divBdr>
        <w:top w:val="none" w:sz="0" w:space="0" w:color="auto"/>
        <w:left w:val="none" w:sz="0" w:space="0" w:color="auto"/>
        <w:bottom w:val="none" w:sz="0" w:space="0" w:color="auto"/>
        <w:right w:val="none" w:sz="0" w:space="0" w:color="auto"/>
      </w:divBdr>
    </w:div>
    <w:div w:id="2121877902">
      <w:bodyDiv w:val="1"/>
      <w:marLeft w:val="0"/>
      <w:marRight w:val="0"/>
      <w:marTop w:val="0"/>
      <w:marBottom w:val="0"/>
      <w:divBdr>
        <w:top w:val="none" w:sz="0" w:space="0" w:color="auto"/>
        <w:left w:val="none" w:sz="0" w:space="0" w:color="auto"/>
        <w:bottom w:val="none" w:sz="0" w:space="0" w:color="auto"/>
        <w:right w:val="none" w:sz="0" w:space="0" w:color="auto"/>
      </w:divBdr>
      <w:divsChild>
        <w:div w:id="1999071014">
          <w:marLeft w:val="0"/>
          <w:marRight w:val="0"/>
          <w:marTop w:val="100"/>
          <w:marBottom w:val="100"/>
          <w:divBdr>
            <w:top w:val="none" w:sz="0" w:space="0" w:color="auto"/>
            <w:left w:val="none" w:sz="0" w:space="0" w:color="auto"/>
            <w:bottom w:val="none" w:sz="0" w:space="0" w:color="auto"/>
            <w:right w:val="none" w:sz="0" w:space="0" w:color="auto"/>
          </w:divBdr>
          <w:divsChild>
            <w:div w:id="320893429">
              <w:marLeft w:val="0"/>
              <w:marRight w:val="0"/>
              <w:marTop w:val="0"/>
              <w:marBottom w:val="0"/>
              <w:divBdr>
                <w:top w:val="none" w:sz="0" w:space="0" w:color="auto"/>
                <w:left w:val="none" w:sz="0" w:space="0" w:color="auto"/>
                <w:bottom w:val="none" w:sz="0" w:space="0" w:color="auto"/>
                <w:right w:val="none" w:sz="0" w:space="0" w:color="auto"/>
              </w:divBdr>
              <w:divsChild>
                <w:div w:id="890075919">
                  <w:marLeft w:val="0"/>
                  <w:marRight w:val="0"/>
                  <w:marTop w:val="0"/>
                  <w:marBottom w:val="0"/>
                  <w:divBdr>
                    <w:top w:val="none" w:sz="0" w:space="0" w:color="auto"/>
                    <w:left w:val="none" w:sz="0" w:space="0" w:color="auto"/>
                    <w:bottom w:val="none" w:sz="0" w:space="0" w:color="auto"/>
                    <w:right w:val="none" w:sz="0" w:space="0" w:color="auto"/>
                  </w:divBdr>
                  <w:divsChild>
                    <w:div w:id="1626932142">
                      <w:marLeft w:val="0"/>
                      <w:marRight w:val="0"/>
                      <w:marTop w:val="450"/>
                      <w:marBottom w:val="450"/>
                      <w:divBdr>
                        <w:top w:val="none" w:sz="0" w:space="0" w:color="auto"/>
                        <w:left w:val="none" w:sz="0" w:space="0" w:color="auto"/>
                        <w:bottom w:val="none" w:sz="0" w:space="0" w:color="auto"/>
                        <w:right w:val="none" w:sz="0" w:space="0" w:color="auto"/>
                      </w:divBdr>
                      <w:divsChild>
                        <w:div w:id="722023026">
                          <w:marLeft w:val="0"/>
                          <w:marRight w:val="0"/>
                          <w:marTop w:val="0"/>
                          <w:marBottom w:val="0"/>
                          <w:divBdr>
                            <w:top w:val="none" w:sz="0" w:space="0" w:color="auto"/>
                            <w:left w:val="none" w:sz="0" w:space="0" w:color="auto"/>
                            <w:bottom w:val="none" w:sz="0" w:space="0" w:color="auto"/>
                            <w:right w:val="none" w:sz="0" w:space="0" w:color="auto"/>
                          </w:divBdr>
                          <w:divsChild>
                            <w:div w:id="1873881309">
                              <w:marLeft w:val="0"/>
                              <w:marRight w:val="0"/>
                              <w:marTop w:val="0"/>
                              <w:marBottom w:val="0"/>
                              <w:divBdr>
                                <w:top w:val="none" w:sz="0" w:space="0" w:color="auto"/>
                                <w:left w:val="none" w:sz="0" w:space="0" w:color="auto"/>
                                <w:bottom w:val="none" w:sz="0" w:space="0" w:color="auto"/>
                                <w:right w:val="none" w:sz="0" w:space="0" w:color="auto"/>
                              </w:divBdr>
                              <w:divsChild>
                                <w:div w:id="251471467">
                                  <w:marLeft w:val="0"/>
                                  <w:marRight w:val="0"/>
                                  <w:marTop w:val="0"/>
                                  <w:marBottom w:val="0"/>
                                  <w:divBdr>
                                    <w:top w:val="none" w:sz="0" w:space="0" w:color="auto"/>
                                    <w:left w:val="none" w:sz="0" w:space="0" w:color="auto"/>
                                    <w:bottom w:val="none" w:sz="0" w:space="0" w:color="auto"/>
                                    <w:right w:val="none" w:sz="0" w:space="0" w:color="auto"/>
                                  </w:divBdr>
                                  <w:divsChild>
                                    <w:div w:id="1557547764">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 w:id="944777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johnsmith88/heart-disease-dataset/data" TargetMode="External"/><Relationship Id="rId13" Type="http://schemas.openxmlformats.org/officeDocument/2006/relationships/image" Target="media/image5.png"/><Relationship Id="rId18" Type="http://schemas.openxmlformats.org/officeDocument/2006/relationships/hyperlink" Target="http://www.kaggle.com/datasets/johnsmith88/heart-disease-dataset/data"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geeksforgeeks.org/python-seaborn-tutori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2B663-BA16-2949-AAAF-87D3A8327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2604</Words>
  <Characters>14848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Human computer interaction design</vt:lpstr>
    </vt:vector>
  </TitlesOfParts>
  <Company>Date: DECEMBER 03, 2023</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computer interaction design</dc:title>
  <dc:subject/>
  <dc:creator>Mihirkumar Dilipbhai Patel          T00681063</dc:creator>
  <cp:keywords/>
  <dc:description/>
  <cp:lastModifiedBy>MihirKumar Dilipbhai Patel</cp:lastModifiedBy>
  <cp:revision>8</cp:revision>
  <cp:lastPrinted>2023-12-05T02:54:00Z</cp:lastPrinted>
  <dcterms:created xsi:type="dcterms:W3CDTF">2023-12-05T02:54:00Z</dcterms:created>
  <dcterms:modified xsi:type="dcterms:W3CDTF">2024-04-26T19:12:00Z</dcterms:modified>
</cp:coreProperties>
</file>